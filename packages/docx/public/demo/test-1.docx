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rFonts w:ascii="Arial" w:hAnsi="Arial" w:eastAsia="Arial Unicode MS" w:cs="Arial Unicode MS"/>
          <w:b/>
          <w:color w:val="2A7F8E"/>
          <w:sz w:val="20"/>
        </w:rPr>
        <w:t>OOXML</w:t>
      </w:r>
    </w:p>
    <w:p>
      <w:pPr>
        <w:pStyle w:val="Title"/>
        <w:pBdr>
          <w:bottom w:val="single" w:sz="10" w:space="6" w:color="2A7F8E"/>
        </w:pBdr>
      </w:pPr>
      <w:r>
        <w:t>Edge Case Field Guide</w:t>
      </w:r>
    </w:p>
    <w:p>
      <w:pPr>
        <w:pStyle w:val="Subtitle"/>
      </w:pPr>
      <w:r>
        <w:t>A synthetic, redistributable document for parser, layout, and Canvas rendering tests.</w:t>
      </w:r>
    </w:p>
    <w:tbl>
      <w:tblPr>
        <w:jc w:val="left"/>
        <w:tblLook w:firstColumn="1" w:firstRow="1" w:lastColumn="0" w:lastRow="0" w:noHBand="0" w:noVBand="1" w:val="04A0"/>
        <w:tblW w:type="dxa" w:w="9360"/>
        <w:tblInd w:type="dxa" w:w="120"/>
        <w:tblLayout w:type="fixed"/>
      </w:tblPr>
      <w:tblGrid>
        <w:gridCol w:w="2100"/>
        <w:gridCol w:w="7260"/>
      </w:tblGrid>
      <w:tr>
        <w:tc>
          <w:tcPr>
            <w:tcW w:type="dxa" w:w="2100"/>
            <w:shd w:fill="F4F0E8"/>
            <w:tcMar>
              <w:top w:w="100" w:type="dxa"/>
              <w:start w:w="120" w:type="dxa"/>
              <w:bottom w:w="100" w:type="dxa"/>
              <w:end w:w="120" w:type="dxa"/>
            </w:tcMar>
          </w:tcPr>
          <w:p>
            <w:r>
              <w:rPr>
                <w:rFonts w:ascii="Arial" w:hAnsi="Arial" w:eastAsia="Arial Unicode MS" w:cs="Arial Unicode MS"/>
                <w:b/>
                <w:color w:val="17324D"/>
                <w:sz w:val="18"/>
              </w:rPr>
              <w:t>Document</w:t>
            </w:r>
          </w:p>
        </w:tc>
        <w:tc>
          <w:tcPr>
            <w:tcW w:type="dxa" w:w="7260"/>
            <w:tcMar>
              <w:top w:w="100" w:type="dxa"/>
              <w:start w:w="120" w:type="dxa"/>
              <w:bottom w:w="100" w:type="dxa"/>
              <w:end w:w="120" w:type="dxa"/>
            </w:tcMar>
          </w:tcPr>
          <w:p>
            <w:r>
              <w:rPr>
                <w:rFonts w:ascii="Arial" w:hAnsi="Arial" w:eastAsia="Arial Unicode MS" w:cs="Arial Unicode MS"/>
                <w:color w:val="1F2933"/>
                <w:sz w:val="18"/>
              </w:rPr>
              <w:t>DOCX corpus / revision 1</w:t>
            </w:r>
          </w:p>
        </w:tc>
      </w:tr>
      <w:tr>
        <w:tc>
          <w:tcPr>
            <w:tcW w:type="dxa" w:w="2100"/>
            <w:shd w:fill="F4F0E8"/>
            <w:tcMar>
              <w:top w:w="100" w:type="dxa"/>
              <w:start w:w="120" w:type="dxa"/>
              <w:bottom w:w="100" w:type="dxa"/>
              <w:end w:w="120" w:type="dxa"/>
            </w:tcMar>
          </w:tcPr>
          <w:p>
            <w:r>
              <w:rPr>
                <w:rFonts w:ascii="Arial" w:hAnsi="Arial" w:eastAsia="Arial Unicode MS" w:cs="Arial Unicode MS"/>
                <w:b/>
                <w:color w:val="17324D"/>
                <w:sz w:val="18"/>
              </w:rPr>
              <w:t>Design</w:t>
            </w:r>
          </w:p>
        </w:tc>
        <w:tc>
          <w:tcPr>
            <w:tcW w:type="dxa" w:w="7260"/>
            <w:tcMar>
              <w:top w:w="100" w:type="dxa"/>
              <w:start w:w="120" w:type="dxa"/>
              <w:bottom w:w="100" w:type="dxa"/>
              <w:end w:w="120" w:type="dxa"/>
            </w:tcMar>
          </w:tcPr>
          <w:p>
            <w:r>
              <w:rPr>
                <w:rFonts w:ascii="Arial" w:hAnsi="Arial" w:eastAsia="Arial Unicode MS" w:cs="Arial Unicode MS"/>
                <w:color w:val="1F2933"/>
                <w:sz w:val="18"/>
              </w:rPr>
              <w:t>Minimal navy + teal system</w:t>
            </w:r>
          </w:p>
        </w:tc>
      </w:tr>
      <w:tr>
        <w:tc>
          <w:tcPr>
            <w:tcW w:type="dxa" w:w="2100"/>
            <w:shd w:fill="F4F0E8"/>
            <w:tcMar>
              <w:top w:w="100" w:type="dxa"/>
              <w:start w:w="120" w:type="dxa"/>
              <w:bottom w:w="100" w:type="dxa"/>
              <w:end w:w="120" w:type="dxa"/>
            </w:tcMar>
          </w:tcPr>
          <w:p>
            <w:r>
              <w:rPr>
                <w:rFonts w:ascii="Arial" w:hAnsi="Arial" w:eastAsia="Arial Unicode MS" w:cs="Arial Unicode MS"/>
                <w:b/>
                <w:color w:val="17324D"/>
                <w:sz w:val="18"/>
              </w:rPr>
              <w:t>Ground truth</w:t>
            </w:r>
          </w:p>
        </w:tc>
        <w:tc>
          <w:tcPr>
            <w:tcW w:type="dxa" w:w="7260"/>
            <w:tcMar>
              <w:top w:w="100" w:type="dxa"/>
              <w:start w:w="120" w:type="dxa"/>
              <w:bottom w:w="100" w:type="dxa"/>
              <w:end w:w="120" w:type="dxa"/>
            </w:tcMar>
          </w:tcPr>
          <w:p>
            <w:r>
              <w:rPr>
                <w:rFonts w:ascii="Arial" w:hAnsi="Arial" w:eastAsia="Arial Unicode MS" w:cs="Arial Unicode MS"/>
                <w:color w:val="1F2933"/>
                <w:sz w:val="18"/>
              </w:rPr>
              <w:t>Microsoft Word PDF (maintainer export)</w:t>
            </w:r>
          </w:p>
        </w:tc>
      </w:tr>
      <w:tr>
        <w:tc>
          <w:tcPr>
            <w:tcW w:type="dxa" w:w="2100"/>
            <w:shd w:fill="F4F0E8"/>
            <w:tcMar>
              <w:top w:w="100" w:type="dxa"/>
              <w:start w:w="120" w:type="dxa"/>
              <w:bottom w:w="100" w:type="dxa"/>
              <w:end w:w="120" w:type="dxa"/>
            </w:tcMar>
          </w:tcPr>
          <w:p>
            <w:r>
              <w:rPr>
                <w:rFonts w:ascii="Arial" w:hAnsi="Arial" w:eastAsia="Arial Unicode MS" w:cs="Arial Unicode MS"/>
                <w:b/>
                <w:color w:val="17324D"/>
                <w:sz w:val="18"/>
              </w:rPr>
              <w:t>Scope</w:t>
            </w:r>
          </w:p>
        </w:tc>
        <w:tc>
          <w:tcPr>
            <w:tcW w:type="dxa" w:w="7260"/>
            <w:tcMar>
              <w:top w:w="100" w:type="dxa"/>
              <w:start w:w="120" w:type="dxa"/>
              <w:bottom w:w="100" w:type="dxa"/>
              <w:end w:w="120" w:type="dxa"/>
            </w:tcMar>
          </w:tcPr>
          <w:p>
            <w:r>
              <w:rPr>
                <w:rFonts w:ascii="Arial" w:hAnsi="Arial" w:eastAsia="Arial Unicode MS" w:cs="Arial Unicode MS"/>
                <w:color w:val="1F2933"/>
                <w:sz w:val="18"/>
              </w:rPr>
              <w:t>Text, paragraphs, lists, tables, drawings, sections, fields, and notes</w:t>
            </w:r>
          </w:p>
        </w:tc>
      </w:tr>
    </w:tbl>
    <w:p/>
    <w:p>
      <w:pPr>
        <w:spacing w:before="200"/>
      </w:pPr>
      <w:r>
        <w:rPr>
          <w:rFonts w:ascii="Arial" w:hAnsi="Arial" w:eastAsia="Arial Unicode MS" w:cs="Arial Unicode MS"/>
          <w:b/>
          <w:color w:val="17324D"/>
          <w:sz w:val="24"/>
        </w:rPr>
        <w:t>How to read this file</w:t>
      </w:r>
    </w:p>
    <w:p>
      <w:pPr>
        <w:keepLines w:val="0"/>
        <w:spacing w:after="120" w:line="276" w:lineRule="auto"/>
      </w:pPr>
      <w:r>
        <w:t>Each restrained case block has a durable ID. Visual tests should target the case ID and expected behavior in the manifest, not the page number.</w:t>
      </w:r>
    </w:p>
    <w:p>
      <w:pPr>
        <w:keepLines w:val="0"/>
        <w:spacing w:after="120" w:line="276" w:lineRule="auto"/>
      </w:pPr>
      <w:r>
        <w:t>Private documents remain diagnostic aids only; durable regressions should be reduced to synthetic cases in this corpus.</w:t>
      </w:r>
    </w:p>
    <w:p>
      <w:r>
        <w:br w:type="page"/>
      </w:r>
    </w:p>
    <w:p>
      <w:pPr>
        <w:pStyle w:val="Heading1"/>
      </w:pPr>
      <w:r>
        <w:t>Text and Unicode boundaries</w:t>
      </w:r>
    </w:p>
    <w:p>
      <w:pPr>
        <w:spacing w:before="160" w:after="120"/>
      </w:pPr>
      <w:r>
        <w:rPr>
          <w:rFonts w:ascii="Arial" w:hAnsi="Arial" w:eastAsia="Arial Unicode MS" w:cs="Arial Unicode MS"/>
          <w:b/>
          <w:color w:val="FFFFFF"/>
          <w:sz w:val="17"/>
          <w:shd w:fill="2A7F8E"/>
        </w:rPr>
        <w:t>D-TXT-001</w:t>
      </w:r>
      <w:r>
        <w:rPr>
          <w:rFonts w:ascii="Arial" w:hAnsi="Arial" w:eastAsia="Arial Unicode MS" w:cs="Arial Unicode MS"/>
          <w:sz w:val="17"/>
        </w:rPr>
        <w:t xml:space="preserve">   </w:t>
      </w:r>
      <w:r>
        <w:rPr>
          <w:rFonts w:ascii="Arial" w:hAnsi="Arial" w:eastAsia="Arial Unicode MS" w:cs="Arial Unicode MS"/>
          <w:b/>
          <w:color w:val="17324D"/>
          <w:sz w:val="21"/>
        </w:rPr>
        <w:t>Mixed run formatting and explicit clears</w:t>
      </w:r>
    </w:p>
    <w:p>
      <w:r>
        <w:rPr>
          <w:rFonts w:ascii="Arial" w:hAnsi="Arial" w:eastAsia="Arial Unicode MS" w:cs="Arial Unicode MS"/>
          <w:color w:val="1F2933"/>
          <w:sz w:val="21"/>
        </w:rPr>
        <w:t>Regular</w:t>
      </w:r>
      <w:r>
        <w:rPr>
          <w:rFonts w:ascii="Arial" w:hAnsi="Arial" w:eastAsia="Arial Unicode MS" w:cs="Arial Unicode MS"/>
          <w:b/>
          <w:color w:val="1F2933"/>
          <w:sz w:val="21"/>
        </w:rPr>
        <w:t xml:space="preserve"> bold</w:t>
      </w:r>
      <w:r>
        <w:rPr>
          <w:rFonts w:ascii="Arial" w:hAnsi="Arial" w:eastAsia="Arial Unicode MS" w:cs="Arial Unicode MS"/>
          <w:i/>
          <w:color w:val="1F2933"/>
          <w:sz w:val="21"/>
        </w:rPr>
        <w:t xml:space="preserve"> italic</w:t>
      </w:r>
      <w:r>
        <w:rPr>
          <w:rFonts w:ascii="Arial" w:hAnsi="Arial" w:eastAsia="Arial Unicode MS" w:cs="Arial Unicode MS"/>
          <w:color w:val="1F2933"/>
          <w:sz w:val="21"/>
          <w:u w:val="single"/>
        </w:rPr>
        <w:t xml:space="preserve"> underline</w:t>
      </w:r>
      <w:r>
        <w:rPr>
          <w:rFonts w:ascii="Arial" w:hAnsi="Arial" w:eastAsia="Arial Unicode MS" w:cs="Arial Unicode MS"/>
          <w:strike/>
          <w:color w:val="1F2933"/>
          <w:sz w:val="21"/>
        </w:rPr>
        <w:t xml:space="preserve"> strike</w:t>
      </w:r>
      <w:r>
        <w:rPr>
          <w:rFonts w:ascii="Arial" w:hAnsi="Arial" w:eastAsia="Arial Unicode MS" w:cs="Arial Unicode MS"/>
          <w:smallCaps/>
          <w:color w:val="1F2933"/>
          <w:sz w:val="21"/>
        </w:rPr>
        <w:t xml:space="preserve"> small caps</w:t>
      </w:r>
      <w:r>
        <w:rPr>
          <w:rFonts w:ascii="Arial" w:hAnsi="Arial" w:eastAsia="Arial Unicode MS" w:cs="Arial Unicode MS"/>
          <w:color w:val="1F2933"/>
          <w:sz w:val="21"/>
          <w:vertAlign w:val="superscript"/>
        </w:rPr>
        <w:t xml:space="preserve"> superscript</w:t>
      </w:r>
      <w:r>
        <w:rPr>
          <w:rFonts w:ascii="Arial" w:hAnsi="Arial" w:eastAsia="Arial Unicode MS" w:cs="Arial Unicode MS"/>
          <w:color w:val="1F2933"/>
          <w:sz w:val="21"/>
          <w:vertAlign w:val="subscript"/>
        </w:rPr>
        <w:t xml:space="preserve"> subscript</w:t>
      </w:r>
      <w:r>
        <w:rPr>
          <w:rFonts w:ascii="Arial" w:hAnsi="Arial" w:eastAsia="Arial Unicode MS" w:cs="Arial Unicode MS"/>
          <w:b/>
          <w:color w:val="B44A3A"/>
          <w:sz w:val="21"/>
          <w:highlight w:val="yellow"/>
        </w:rPr>
        <w:t xml:space="preserve"> highlight</w:t>
      </w:r>
    </w:p>
    <w:p>
      <w:pPr>
        <w:spacing w:before="160" w:after="120"/>
      </w:pPr>
      <w:r>
        <w:rPr>
          <w:rFonts w:ascii="Arial" w:hAnsi="Arial" w:eastAsia="Arial Unicode MS" w:cs="Arial Unicode MS"/>
          <w:b/>
          <w:color w:val="FFFFFF"/>
          <w:sz w:val="17"/>
          <w:shd w:fill="2A7F8E"/>
        </w:rPr>
        <w:t>D-UNICODE-001</w:t>
      </w:r>
      <w:r>
        <w:rPr>
          <w:rFonts w:ascii="Arial" w:hAnsi="Arial" w:eastAsia="Arial Unicode MS" w:cs="Arial Unicode MS"/>
          <w:sz w:val="17"/>
        </w:rPr>
        <w:t xml:space="preserve">   </w:t>
      </w:r>
      <w:r>
        <w:rPr>
          <w:rFonts w:ascii="Arial" w:hAnsi="Arial" w:eastAsia="Arial Unicode MS" w:cs="Arial Unicode MS"/>
          <w:b/>
          <w:color w:val="17324D"/>
          <w:sz w:val="21"/>
        </w:rPr>
        <w:t>Mixed scripts, combining marks, symbols, and preserved spaces</w:t>
      </w:r>
    </w:p>
    <w:p>
      <w:r>
        <w:rPr>
          <w:rFonts w:ascii="Arial" w:hAnsi="Arial" w:eastAsia="Arial Unicode MS" w:cs="Arial Unicode MS"/>
        </w:rPr>
        <w:t xml:space="preserve">Latin: café / é  |  </w:t>
      </w:r>
      <w:r>
        <w:rPr>
          <w:rFonts w:ascii="Hiragino Sans" w:hAnsi="Hiragino Sans" w:eastAsia="Hiragino Sans" w:cs="Arial Unicode MS"/>
        </w:rPr>
        <w:t>日本語: 約物「禁則」、全角空白　あり</w:t>
      </w:r>
      <w:r>
        <w:rPr>
          <w:rFonts w:ascii="Arial" w:hAnsi="Arial" w:eastAsia="Arial Unicode MS" w:cs="Arial Unicode MS"/>
        </w:rPr>
        <w:t xml:space="preserve">  |  </w:t>
      </w:r>
      <w:r>
        <w:rPr>
          <w:rFonts w:ascii="Apple SD Gothic Neo" w:hAnsi="Apple SD Gothic Neo" w:eastAsia="Apple SD Gothic Neo" w:cs="Arial Unicode MS"/>
        </w:rPr>
        <w:t>한국어: 한글</w:t>
      </w:r>
      <w:r>
        <w:rPr>
          <w:rFonts w:ascii="Arial" w:hAnsi="Arial" w:eastAsia="Arial Unicode MS" w:cs="Arial Unicode MS"/>
        </w:rPr>
        <w:t xml:space="preserve">  |  Кириллица: Привет</w:t>
      </w:r>
    </w:p>
    <w:p>
      <w:r>
        <w:rPr>
          <w:rFonts w:ascii="Arial" w:hAnsi="Arial" w:eastAsia="Arial Unicode MS" w:cs="Arial Unicode MS"/>
        </w:rPr>
        <w:t xml:space="preserve">Symbols: </w:t>
      </w:r>
      <w:r>
        <w:rPr>
          <w:rFonts w:ascii="Apple Symbols" w:hAnsi="Apple Symbols" w:eastAsia="Apple Symbols" w:cs="Apple Symbols"/>
        </w:rPr>
        <w:t>☀︎  ☂︎  ♥︎  ⚙︎</w:t>
      </w:r>
      <w:r>
        <w:rPr>
          <w:rFonts w:ascii="Arial Unicode MS" w:hAnsi="Arial Unicode MS" w:eastAsia="Arial Unicode MS" w:cs="Arial Unicode MS"/>
        </w:rPr>
        <w:t xml:space="preserve">  |  Math: ± × ÷ ∞ → ←  |  NBSP: A B  |  Narrow NBSP: 12 345</w:t>
      </w:r>
    </w:p>
    <w:p>
      <w:r>
        <w:rPr>
          <w:rFonts w:ascii="Arial" w:hAnsi="Arial" w:eastAsia="Arial Unicode MS" w:cs="Arial Unicode MS"/>
          <w:color w:val="5D6B78"/>
        </w:rPr>
        <w:t xml:space="preserve">  leading spaces   internal triple spaces   trailing spaces  </w:t>
      </w:r>
    </w:p>
    <w:p>
      <w:pPr>
        <w:spacing w:before="160" w:after="120"/>
      </w:pPr>
      <w:r>
        <w:rPr>
          <w:rFonts w:ascii="Arial" w:hAnsi="Arial" w:eastAsia="Arial Unicode MS" w:cs="Arial Unicode MS"/>
          <w:b/>
          <w:color w:val="FFFFFF"/>
          <w:sz w:val="17"/>
          <w:shd w:fill="2A7F8E"/>
        </w:rPr>
        <w:t>D-RTL-001</w:t>
      </w:r>
      <w:r>
        <w:rPr>
          <w:rFonts w:ascii="Arial" w:hAnsi="Arial" w:eastAsia="Arial Unicode MS" w:cs="Arial Unicode MS"/>
          <w:sz w:val="17"/>
        </w:rPr>
        <w:t xml:space="preserve">   </w:t>
      </w:r>
      <w:r>
        <w:rPr>
          <w:rFonts w:ascii="Arial" w:hAnsi="Arial" w:eastAsia="Arial Unicode MS" w:cs="Arial Unicode MS"/>
          <w:b/>
          <w:color w:val="17324D"/>
          <w:sz w:val="21"/>
        </w:rPr>
        <w:t>Bidirectional paragraph and mixed numerals</w:t>
      </w:r>
    </w:p>
    <w:p>
      <w:pPr>
        <w:jc w:val="right"/>
        <w:bidi w:val="1"/>
      </w:pPr>
      <w:r>
        <w:rPr>
          <w:rFonts w:ascii="Arial" w:hAnsi="Arial" w:eastAsia="Arial Unicode MS" w:cs="Arial Unicode MS"/>
          <w:rtl w:val="1"/>
        </w:rPr>
        <w:t>مرحبا بالعالم 123 — English وسط النص 456 — שלום עולם</w:t>
      </w:r>
    </w:p>
    <w:p>
      <w:pPr>
        <w:spacing w:before="160" w:after="120"/>
      </w:pPr>
      <w:r>
        <w:rPr>
          <w:rFonts w:ascii="Arial" w:hAnsi="Arial" w:eastAsia="Arial Unicode MS" w:cs="Arial Unicode MS"/>
          <w:b/>
          <w:color w:val="FFFFFF"/>
          <w:sz w:val="17"/>
          <w:shd w:fill="2A7F8E"/>
        </w:rPr>
        <w:t>D-CJK-001</w:t>
      </w:r>
      <w:r>
        <w:rPr>
          <w:rFonts w:ascii="Arial" w:hAnsi="Arial" w:eastAsia="Arial Unicode MS" w:cs="Arial Unicode MS"/>
          <w:sz w:val="17"/>
        </w:rPr>
        <w:t xml:space="preserve">   </w:t>
      </w:r>
      <w:r>
        <w:rPr>
          <w:rFonts w:ascii="Arial" w:hAnsi="Arial" w:eastAsia="Arial Unicode MS" w:cs="Arial Unicode MS"/>
          <w:b/>
          <w:color w:val="17324D"/>
          <w:sz w:val="21"/>
        </w:rPr>
        <w:t>Ruby annotation and East Asian line breaking</w:t>
      </w:r>
    </w:p>
    <w:p>
      <w:r>
        <w:rPr>
          <w:rFonts w:ascii="Arial" w:hAnsi="Arial" w:eastAsia="Arial Unicode MS" w:cs="Arial Unicode MS"/>
        </w:rPr>
        <w:t xml:space="preserve">Ruby: </w:t>
      </w:r>
      <w:ruby>
        <w:rubyPr>
          <w:rubyAlign w:val="center"/>
          <w:hps w:val="12"/>
          <w:hpsRaise w:val="22"/>
          <w:hpsBaseText w:val="21"/>
        </w:rubyPr>
        <w:rt>
          <w:r>
            <w:rPr>
              <w:rFonts w:ascii="Hiragino Sans" w:hAnsi="Hiragino Sans" w:eastAsia="Hiragino Sans"/>
              <w:sz w:val="12"/>
            </w:rPr>
            <w:t>とうきょう</w:t>
          </w:r>
        </w:rt>
        <w:rubyBase>
          <w:r>
            <w:rPr>
              <w:rFonts w:ascii="Hiragino Sans" w:hAnsi="Hiragino Sans" w:eastAsia="Hiragino Sans"/>
            </w:rPr>
            <w:t>東京</w:t>
          </w:r>
        </w:rubyBase>
      </w:ruby>
      <w:r>
        <w:rPr>
          <w:rFonts w:ascii="Arial" w:hAnsi="Arial" w:eastAsia="Arial Unicode MS" w:cs="Arial Unicode MS"/>
        </w:rPr>
        <w:t xml:space="preserve">  |  Kinsoku: 「括弧や句読点、。が行頭にぶら下がらないこと」を確認します。</w:t>
      </w:r>
    </w:p>
    <w:p>
      <w:r>
        <w:br w:type="page"/>
      </w:r>
    </w:p>
    <w:p>
      <w:pPr>
        <w:pStyle w:val="Heading1"/>
      </w:pPr>
      <w:r>
        <w:t>Paragraph rhythm and list state</w:t>
      </w:r>
    </w:p>
    <w:p>
      <w:pPr>
        <w:spacing w:before="160" w:after="120"/>
      </w:pPr>
      <w:r>
        <w:rPr>
          <w:rFonts w:ascii="Arial" w:hAnsi="Arial" w:eastAsia="Arial Unicode MS" w:cs="Arial Unicode MS"/>
          <w:b/>
          <w:color w:val="FFFFFF"/>
          <w:sz w:val="17"/>
          <w:shd w:fill="2A7F8E"/>
        </w:rPr>
        <w:t>D-PARA-001</w:t>
      </w:r>
      <w:r>
        <w:rPr>
          <w:rFonts w:ascii="Arial" w:hAnsi="Arial" w:eastAsia="Arial Unicode MS" w:cs="Arial Unicode MS"/>
          <w:sz w:val="17"/>
        </w:rPr>
        <w:t xml:space="preserve">   </w:t>
      </w:r>
      <w:r>
        <w:rPr>
          <w:rFonts w:ascii="Arial" w:hAnsi="Arial" w:eastAsia="Arial Unicode MS" w:cs="Arial Unicode MS"/>
          <w:b/>
          <w:color w:val="17324D"/>
          <w:sz w:val="21"/>
        </w:rPr>
        <w:t>Alignment, indentation, spacing, and tab stops</w:t>
      </w:r>
    </w:p>
    <w:p>
      <w:pPr>
        <w:keepLines w:val="0"/>
        <w:spacing w:after="120" w:line="276" w:lineRule="auto"/>
        <w:ind w:firstLine="504" w:left="288"/>
      </w:pPr>
      <w:r>
        <w:t>Left aligned with a 0.35 in first-line indent. A long sentence wraps to expose the hanging edge and preserve a visible rhythm across lines.</w:t>
      </w:r>
    </w:p>
    <w:p>
      <w:pPr>
        <w:keepLines w:val="0"/>
        <w:spacing w:after="120" w:line="300" w:lineRule="exact"/>
        <w:jc w:val="center"/>
      </w:pPr>
      <w:r>
        <w:t>Centered paragraph with exact 15 pt line spacing.</w:t>
        <w:br/>
        <w:t>Second line is explicit.</w:t>
      </w:r>
    </w:p>
    <w:p>
      <w:pPr>
        <w:keepLines w:val="0"/>
        <w:spacing w:after="120" w:line="280" w:lineRule="atLeast"/>
        <w:jc w:val="both"/>
      </w:pPr>
      <w:r>
        <w:t>Justified text with at-least 14 pt line spacing. This deliberately includes enough words to wrap and exercise inter-word distribution without becoming a wall of text.</w:t>
      </w:r>
    </w:p>
    <w:p>
      <w:pPr>
        <w:tabs>
          <w:tab w:pos="2016" w:val="left"/>
          <w:tab w:pos="5472" w:val="decimal"/>
          <w:tab w:pos="8784" w:val="right"/>
        </w:tabs>
      </w:pPr>
      <w:r>
        <w:t>Label</w:t>
        <w:tab/>
        <w:t>1234.56</w:t>
        <w:tab/>
        <w:t>Right edge</w:t>
      </w:r>
    </w:p>
    <w:p>
      <w:pPr>
        <w:spacing w:before="160" w:after="120"/>
      </w:pPr>
      <w:r>
        <w:rPr>
          <w:rFonts w:ascii="Arial" w:hAnsi="Arial" w:eastAsia="Arial Unicode MS" w:cs="Arial Unicode MS"/>
          <w:b/>
          <w:color w:val="FFFFFF"/>
          <w:sz w:val="17"/>
          <w:shd w:fill="2A7F8E"/>
        </w:rPr>
        <w:t>D-PAGE-001</w:t>
      </w:r>
      <w:r>
        <w:rPr>
          <w:rFonts w:ascii="Arial" w:hAnsi="Arial" w:eastAsia="Arial Unicode MS" w:cs="Arial Unicode MS"/>
          <w:sz w:val="17"/>
        </w:rPr>
        <w:t xml:space="preserve">   </w:t>
      </w:r>
      <w:r>
        <w:rPr>
          <w:rFonts w:ascii="Arial" w:hAnsi="Arial" w:eastAsia="Arial Unicode MS" w:cs="Arial Unicode MS"/>
          <w:b/>
          <w:color w:val="17324D"/>
          <w:sz w:val="21"/>
        </w:rPr>
        <w:t>Keep controls, manual breaks, and widow control</w:t>
      </w:r>
    </w:p>
    <w:p>
      <w:pPr>
        <w:keepNext/>
        <w:keepLines/>
        <w:widowControl/>
      </w:pPr>
      <w:r>
        <w:rPr>
          <w:b/>
        </w:rPr>
        <w:t>This heading-like paragraph uses keepNext and keepLines.</w:t>
      </w:r>
    </w:p>
    <w:p>
      <w:pPr>
        <w:keepLines w:val="0"/>
        <w:spacing w:after="120" w:line="276" w:lineRule="auto"/>
      </w:pPr>
      <w:r>
        <w:t>The following paragraph remains paired with the prior paragraph when pagination changes.</w:t>
      </w:r>
    </w:p>
    <w:p>
      <w:pPr>
        <w:spacing w:before="160" w:after="120"/>
      </w:pPr>
      <w:r>
        <w:rPr>
          <w:rFonts w:ascii="Arial" w:hAnsi="Arial" w:eastAsia="Arial Unicode MS" w:cs="Arial Unicode MS"/>
          <w:b/>
          <w:color w:val="FFFFFF"/>
          <w:sz w:val="17"/>
          <w:shd w:fill="2A7F8E"/>
        </w:rPr>
        <w:t>D-LIST-001</w:t>
      </w:r>
      <w:r>
        <w:rPr>
          <w:rFonts w:ascii="Arial" w:hAnsi="Arial" w:eastAsia="Arial Unicode MS" w:cs="Arial Unicode MS"/>
          <w:sz w:val="17"/>
        </w:rPr>
        <w:t xml:space="preserve">   </w:t>
      </w:r>
      <w:r>
        <w:rPr>
          <w:rFonts w:ascii="Arial" w:hAnsi="Arial" w:eastAsia="Arial Unicode MS" w:cs="Arial Unicode MS"/>
          <w:b/>
          <w:color w:val="17324D"/>
          <w:sz w:val="21"/>
        </w:rPr>
        <w:t>True multilevel bullets and numbering</w:t>
      </w:r>
    </w:p>
    <w:p>
      <w:pPr>
        <w:numPr>
          <w:ilvl w:val="0"/>
          <w:numId w:val="10"/>
        </w:numPr>
      </w:pPr>
      <w:r>
        <w:t>Parser facts are inherited before direct formatting.</w:t>
      </w:r>
    </w:p>
    <w:p>
      <w:pPr>
        <w:numPr>
          <w:ilvl w:val="1"/>
          <w:numId w:val="10"/>
        </w:numPr>
      </w:pPr>
      <w:r>
        <w:t>Level two uses a distinct marker and hanging indent.</w:t>
      </w:r>
    </w:p>
    <w:p>
      <w:pPr>
        <w:numPr>
          <w:ilvl w:val="2"/>
          <w:numId w:val="10"/>
        </w:numPr>
      </w:pPr>
      <w:r>
        <w:t>Level three preserves wrapped-line alignment under item text.</w:t>
      </w:r>
    </w:p>
    <w:p>
      <w:pPr>
        <w:numPr>
          <w:ilvl w:val="0"/>
          <w:numId w:val="10"/>
        </w:numPr>
      </w:pPr>
      <w:r>
        <w:t>Returning to level one must not inherit the level-three indent.</w:t>
      </w:r>
    </w:p>
    <w:p>
      <w:pPr>
        <w:numPr>
          <w:ilvl w:val="0"/>
          <w:numId w:val="11"/>
        </w:numPr>
      </w:pPr>
      <w:r>
        <w:t>Create the synthetic package.</w:t>
      </w:r>
    </w:p>
    <w:p>
      <w:pPr>
        <w:numPr>
          <w:ilvl w:val="1"/>
          <w:numId w:val="11"/>
        </w:numPr>
      </w:pPr>
      <w:r>
        <w:t>Verify relationships and content types.</w:t>
      </w:r>
    </w:p>
    <w:p>
      <w:pPr>
        <w:numPr>
          <w:ilvl w:val="1"/>
          <w:numId w:val="11"/>
        </w:numPr>
      </w:pPr>
      <w:r>
        <w:t>Render and compare semantic invariants.</w:t>
      </w:r>
    </w:p>
    <w:p>
      <w:pPr>
        <w:numPr>
          <w:ilvl w:val="0"/>
          <w:numId w:val="11"/>
        </w:numPr>
      </w:pPr>
      <w:r>
        <w:t>Export the Office ground truth.</w:t>
      </w:r>
    </w:p>
    <w:p>
      <w:r>
        <w:br w:type="page"/>
      </w:r>
    </w:p>
    <w:p>
      <w:pPr>
        <w:pStyle w:val="Heading1"/>
      </w:pPr>
      <w:r>
        <w:t>Tables under layout pressure</w:t>
      </w:r>
    </w:p>
    <w:p>
      <w:pPr>
        <w:spacing w:before="160" w:after="120"/>
      </w:pPr>
      <w:r>
        <w:rPr>
          <w:rFonts w:ascii="Arial" w:hAnsi="Arial" w:eastAsia="Arial Unicode MS" w:cs="Arial Unicode MS"/>
          <w:b/>
          <w:color w:val="FFFFFF"/>
          <w:sz w:val="17"/>
          <w:shd w:fill="2A7F8E"/>
        </w:rPr>
        <w:t>D-TABLE-001</w:t>
      </w:r>
      <w:r>
        <w:rPr>
          <w:rFonts w:ascii="Arial" w:hAnsi="Arial" w:eastAsia="Arial Unicode MS" w:cs="Arial Unicode MS"/>
          <w:sz w:val="17"/>
        </w:rPr>
        <w:t xml:space="preserve">   </w:t>
      </w:r>
      <w:r>
        <w:rPr>
          <w:rFonts w:ascii="Arial" w:hAnsi="Arial" w:eastAsia="Arial Unicode MS" w:cs="Arial Unicode MS"/>
          <w:b/>
          <w:color w:val="17324D"/>
          <w:sz w:val="21"/>
        </w:rPr>
        <w:t>Fixed grid, merges, vertical alignment, and text direction</w:t>
      </w:r>
    </w:p>
    <w:tbl>
      <w:tblPr>
        <w:jc w:val="left"/>
        <w:tblLook w:firstColumn="1" w:firstRow="1" w:lastColumn="0" w:lastRow="0" w:noHBand="0" w:noVBand="1" w:val="04A0"/>
        <w:tblW w:type="dxa" w:w="9360"/>
        <w:tblInd w:type="dxa" w:w="120"/>
        <w:tblLayout w:type="fixed"/>
      </w:tblPr>
      <w:tblGrid>
        <w:gridCol w:w="1050"/>
        <w:gridCol w:w="1350"/>
        <w:gridCol w:w="5700"/>
        <w:gridCol w:w="1260"/>
      </w:tblGrid>
      <w:tr>
        <w:tc>
          <w:tcPr>
            <w:tcW w:type="dxa" w:w="1260"/>
            <w:gridSpan w:val="4"/>
            <w:shd w:fill="17324D"/>
            <w:tcMar>
              <w:top w:w="100" w:type="dxa"/>
              <w:start w:w="120" w:type="dxa"/>
              <w:bottom w:w="100" w:type="dxa"/>
              <w:end w:w="120" w:type="dxa"/>
            </w:tcMar>
          </w:tcPr>
          <w:p>
            <w:r>
              <w:rPr>
                <w:rFonts w:ascii="Arial" w:hAnsi="Arial" w:eastAsia="Arial Unicode MS" w:cs="Arial Unicode MS"/>
                <w:b/>
                <w:color w:val="FFFFFF"/>
                <w:sz w:val="20"/>
              </w:rPr>
              <w:t>Quarterly field observations</w:t>
            </w:r>
          </w:p>
        </w:tc>
      </w:tr>
      <w:tr>
        <w:tc>
          <w:tcPr>
            <w:tcW w:type="dxa" w:w="1050"/>
            <w:shd w:fill="F4F0E8"/>
            <w:tcMar>
              <w:top w:w="100" w:type="dxa"/>
              <w:start w:w="120" w:type="dxa"/>
              <w:bottom w:w="100" w:type="dxa"/>
              <w:end w:w="120" w:type="dxa"/>
            </w:tcMar>
          </w:tcPr>
          <w:p>
            <w:r>
              <w:rPr>
                <w:rFonts w:ascii="Arial" w:hAnsi="Arial" w:eastAsia="Arial Unicode MS" w:cs="Arial Unicode MS"/>
                <w:b/>
                <w:color w:val="17324D"/>
                <w:sz w:val="17"/>
              </w:rPr>
              <w:t>Case</w:t>
            </w:r>
          </w:p>
        </w:tc>
        <w:tc>
          <w:tcPr>
            <w:tcW w:type="dxa" w:w="1350"/>
            <w:shd w:fill="F4F0E8"/>
            <w:tcMar>
              <w:top w:w="100" w:type="dxa"/>
              <w:start w:w="120" w:type="dxa"/>
              <w:bottom w:w="100" w:type="dxa"/>
              <w:end w:w="120" w:type="dxa"/>
            </w:tcMar>
          </w:tcPr>
          <w:p>
            <w:r>
              <w:rPr>
                <w:rFonts w:ascii="Arial" w:hAnsi="Arial" w:eastAsia="Arial Unicode MS" w:cs="Arial Unicode MS"/>
                <w:b/>
                <w:color w:val="17324D"/>
                <w:sz w:val="17"/>
              </w:rPr>
              <w:t>Short value</w:t>
            </w:r>
          </w:p>
        </w:tc>
        <w:tc>
          <w:tcPr>
            <w:tcW w:type="dxa" w:w="5700"/>
            <w:shd w:fill="F4F0E8"/>
            <w:tcMar>
              <w:top w:w="100" w:type="dxa"/>
              <w:start w:w="120" w:type="dxa"/>
              <w:bottom w:w="100" w:type="dxa"/>
              <w:end w:w="120" w:type="dxa"/>
            </w:tcMar>
          </w:tcPr>
          <w:p>
            <w:r>
              <w:rPr>
                <w:rFonts w:ascii="Arial" w:hAnsi="Arial" w:eastAsia="Arial Unicode MS" w:cs="Arial Unicode MS"/>
                <w:b/>
                <w:color w:val="17324D"/>
                <w:sz w:val="17"/>
              </w:rPr>
              <w:t>Wrapped narrative</w:t>
            </w:r>
          </w:p>
        </w:tc>
        <w:tc>
          <w:tcPr>
            <w:tcW w:type="dxa" w:w="1260"/>
            <w:shd w:fill="F4F0E8"/>
            <w:tcMar>
              <w:top w:w="100" w:type="dxa"/>
              <w:start w:w="120" w:type="dxa"/>
              <w:bottom w:w="100" w:type="dxa"/>
              <w:end w:w="120" w:type="dxa"/>
            </w:tcMar>
          </w:tcPr>
          <w:p>
            <w:r>
              <w:rPr>
                <w:rFonts w:ascii="Arial" w:hAnsi="Arial" w:eastAsia="Arial Unicode MS" w:cs="Arial Unicode MS"/>
                <w:b/>
                <w:color w:val="17324D"/>
                <w:sz w:val="17"/>
              </w:rPr>
              <w:t>Vertical</w:t>
            </w:r>
          </w:p>
        </w:tc>
      </w:tr>
      <w:tr>
        <w:tc>
          <w:tcPr>
            <w:tcW w:type="dxa" w:w="1050"/>
            <w:vAlign w:val="center"/>
            <w:tcMar>
              <w:top w:w="100" w:type="dxa"/>
              <w:start w:w="120" w:type="dxa"/>
              <w:bottom w:w="100" w:type="dxa"/>
              <w:end w:w="120" w:type="dxa"/>
            </w:tcMar>
          </w:tcPr>
          <w:p>
            <w:r>
              <w:rPr>
                <w:rFonts w:ascii="Arial" w:hAnsi="Arial" w:eastAsia="Arial Unicode MS" w:cs="Arial Unicode MS"/>
                <w:color w:val="1F2933"/>
                <w:sz w:val="17"/>
              </w:rPr>
              <w:t>T-01</w:t>
            </w:r>
          </w:p>
        </w:tc>
        <w:tc>
          <w:tcPr>
            <w:tcW w:type="dxa" w:w="1350"/>
            <w:vAlign w:val="center"/>
            <w:tcMar>
              <w:top w:w="100" w:type="dxa"/>
              <w:start w:w="120" w:type="dxa"/>
              <w:bottom w:w="100" w:type="dxa"/>
              <w:end w:w="120" w:type="dxa"/>
            </w:tcMar>
          </w:tcPr>
          <w:p>
            <w:r>
              <w:rPr>
                <w:rFonts w:ascii="Arial" w:hAnsi="Arial" w:eastAsia="Arial Unicode MS" w:cs="Arial Unicode MS"/>
                <w:color w:val="1F2933"/>
                <w:sz w:val="17"/>
              </w:rPr>
              <w:t>0</w:t>
            </w:r>
          </w:p>
        </w:tc>
        <w:tc>
          <w:tcPr>
            <w:tcW w:type="dxa" w:w="5700"/>
            <w:vAlign w:val="center"/>
            <w:tcMar>
              <w:top w:w="100" w:type="dxa"/>
              <w:start w:w="120" w:type="dxa"/>
              <w:bottom w:w="100" w:type="dxa"/>
              <w:end w:w="120" w:type="dxa"/>
            </w:tcMar>
          </w:tcPr>
          <w:p>
            <w:r>
              <w:rPr>
                <w:rFonts w:ascii="Arial" w:hAnsi="Arial" w:eastAsia="Arial Unicode MS" w:cs="Arial Unicode MS"/>
                <w:color w:val="1F2933"/>
                <w:sz w:val="17"/>
              </w:rPr>
              <w:t>Zero is intentional and must remain visible.</w:t>
            </w:r>
          </w:p>
        </w:tc>
        <w:tc>
          <w:tcPr>
            <w:tcW w:type="dxa" w:w="1260"/>
            <w:vAlign w:val="center"/>
            <w:textDirection w:val="tbRl"/>
            <w:tcMar>
              <w:top w:w="100" w:type="dxa"/>
              <w:start w:w="120" w:type="dxa"/>
              <w:bottom w:w="100" w:type="dxa"/>
              <w:end w:w="120" w:type="dxa"/>
            </w:tcMar>
          </w:tcPr>
          <w:p>
            <w:r>
              <w:rPr>
                <w:rFonts w:ascii="Arial" w:hAnsi="Arial" w:eastAsia="Hiragino Sans" w:cs="Arial Unicode MS"/>
                <w:color w:val="1F2933"/>
                <w:sz w:val="17"/>
              </w:rPr>
              <w:t>縦書</w:t>
            </w:r>
          </w:p>
        </w:tc>
      </w:tr>
      <w:tr>
        <w:tc>
          <w:tcPr>
            <w:tcW w:type="dxa" w:w="1050"/>
            <w:vAlign w:val="center"/>
            <w:tcMar>
              <w:top w:w="100" w:type="dxa"/>
              <w:start w:w="120" w:type="dxa"/>
              <w:bottom w:w="100" w:type="dxa"/>
              <w:end w:w="120" w:type="dxa"/>
            </w:tcMar>
          </w:tcPr>
          <w:p>
            <w:r>
              <w:rPr>
                <w:rFonts w:ascii="Arial" w:hAnsi="Arial" w:eastAsia="Arial Unicode MS" w:cs="Arial Unicode MS"/>
                <w:color w:val="1F2933"/>
                <w:sz w:val="17"/>
              </w:rPr>
              <w:t>T-02</w:t>
            </w:r>
          </w:p>
        </w:tc>
        <w:tc>
          <w:tcPr>
            <w:tcW w:type="dxa" w:w="1350"/>
            <w:vAlign w:val="center"/>
            <w:tcMar>
              <w:top w:w="100" w:type="dxa"/>
              <w:start w:w="120" w:type="dxa"/>
              <w:bottom w:w="100" w:type="dxa"/>
              <w:end w:w="120" w:type="dxa"/>
            </w:tcMar>
          </w:tcPr>
          <w:p>
            <w:r>
              <w:rPr>
                <w:rFonts w:ascii="Arial" w:hAnsi="Arial" w:eastAsia="Arial Unicode MS" w:cs="Arial Unicode MS"/>
                <w:color w:val="1F2933"/>
                <w:sz w:val="17"/>
              </w:rPr>
              <w:t>−12.5</w:t>
            </w:r>
          </w:p>
        </w:tc>
        <w:tc>
          <w:tcPr>
            <w:tcW w:type="dxa" w:w="5700"/>
            <w:vAlign w:val="center"/>
            <w:tcMar>
              <w:top w:w="100" w:type="dxa"/>
              <w:start w:w="120" w:type="dxa"/>
              <w:bottom w:w="100" w:type="dxa"/>
              <w:end w:w="120" w:type="dxa"/>
            </w:tcMar>
          </w:tcPr>
          <w:p>
            <w:r>
              <w:rPr>
                <w:rFonts w:ascii="Arial" w:hAnsi="Arial" w:eastAsia="Arial Unicode MS" w:cs="Arial Unicode MS"/>
                <w:color w:val="1F2933"/>
                <w:sz w:val="17"/>
              </w:rPr>
              <w:t>Negative decimal with a narrow numeric column.</w:t>
            </w:r>
          </w:p>
        </w:tc>
        <w:tc>
          <w:tcPr>
            <w:tcW w:type="dxa" w:w="1260"/>
            <w:vAlign w:val="center"/>
            <w:textDirection w:val="tbRl"/>
            <w:tcMar>
              <w:top w:w="100" w:type="dxa"/>
              <w:start w:w="120" w:type="dxa"/>
              <w:bottom w:w="100" w:type="dxa"/>
              <w:end w:w="120" w:type="dxa"/>
            </w:tcMar>
          </w:tcPr>
          <w:p>
            <w:r>
              <w:rPr>
                <w:rFonts w:ascii="Arial" w:hAnsi="Arial" w:eastAsia="Hiragino Sans" w:cs="Arial Unicode MS"/>
                <w:color w:val="1F2933"/>
                <w:sz w:val="17"/>
              </w:rPr>
              <w:t>AB12</w:t>
            </w:r>
          </w:p>
        </w:tc>
      </w:tr>
      <w:tr>
        <w:tc>
          <w:tcPr>
            <w:tcW w:type="dxa" w:w="1050"/>
            <w:vAlign w:val="center"/>
            <w:tcMar>
              <w:top w:w="100" w:type="dxa"/>
              <w:start w:w="120" w:type="dxa"/>
              <w:bottom w:w="100" w:type="dxa"/>
              <w:end w:w="120" w:type="dxa"/>
            </w:tcMar>
          </w:tcPr>
          <w:p>
            <w:r>
              <w:rPr>
                <w:rFonts w:ascii="Arial" w:hAnsi="Arial" w:eastAsia="Arial Unicode MS" w:cs="Arial Unicode MS"/>
                <w:color w:val="1F2933"/>
                <w:sz w:val="17"/>
              </w:rPr>
              <w:t>T-03</w:t>
            </w:r>
          </w:p>
        </w:tc>
        <w:tc>
          <w:tcPr>
            <w:tcW w:type="dxa" w:w="1350"/>
            <w:vAlign w:val="center"/>
            <w:tcMar>
              <w:top w:w="100" w:type="dxa"/>
              <w:start w:w="120" w:type="dxa"/>
              <w:bottom w:w="100" w:type="dxa"/>
              <w:end w:w="120" w:type="dxa"/>
            </w:tcMar>
          </w:tcPr>
          <w:p>
            <w:r>
              <w:rPr>
                <w:rFonts w:ascii="Arial" w:hAnsi="Arial" w:eastAsia="Arial Unicode MS" w:cs="Arial Unicode MS"/>
                <w:color w:val="1F2933"/>
                <w:sz w:val="17"/>
              </w:rPr>
              <w:t>100%</w:t>
            </w:r>
          </w:p>
        </w:tc>
        <w:tc>
          <w:tcPr>
            <w:tcW w:type="dxa" w:w="5700"/>
            <w:vAlign w:val="center"/>
            <w:tcMar>
              <w:top w:w="100" w:type="dxa"/>
              <w:start w:w="120" w:type="dxa"/>
              <w:bottom w:w="100" w:type="dxa"/>
              <w:end w:w="120" w:type="dxa"/>
            </w:tcMar>
          </w:tcPr>
          <w:p>
            <w:r>
              <w:rPr>
                <w:rFonts w:ascii="Arial" w:hAnsi="Arial" w:eastAsia="Arial Unicode MS" w:cs="Arial Unicode MS"/>
                <w:color w:val="1F2933"/>
                <w:sz w:val="17"/>
              </w:rPr>
              <w:t>Long text wraps without clipping descenders or borders.</w:t>
            </w:r>
          </w:p>
        </w:tc>
        <w:tc>
          <w:tcPr>
            <w:tcW w:type="dxa" w:w="1260"/>
            <w:vAlign w:val="center"/>
            <w:textDirection w:val="tbRl"/>
            <w:tcMar>
              <w:top w:w="100" w:type="dxa"/>
              <w:start w:w="120" w:type="dxa"/>
              <w:bottom w:w="100" w:type="dxa"/>
              <w:end w:w="120" w:type="dxa"/>
            </w:tcMar>
          </w:tcPr>
          <w:p>
            <w:r>
              <w:rPr>
                <w:rFonts w:ascii="Arial" w:hAnsi="Arial" w:eastAsia="Hiragino Sans" w:cs="Arial Unicode MS"/>
                <w:color w:val="1F2933"/>
                <w:sz w:val="17"/>
              </w:rPr>
              <w:t>終端</w:t>
            </w:r>
          </w:p>
        </w:tc>
      </w:tr>
    </w:tbl>
    <w:p>
      <w:pPr>
        <w:spacing w:before="160" w:after="120"/>
      </w:pPr>
      <w:r>
        <w:rPr>
          <w:rFonts w:ascii="Arial" w:hAnsi="Arial" w:eastAsia="Arial Unicode MS" w:cs="Arial Unicode MS"/>
          <w:b/>
          <w:color w:val="FFFFFF"/>
          <w:sz w:val="17"/>
          <w:shd w:fill="2A7F8E"/>
        </w:rPr>
        <w:t>D-TABLE-002</w:t>
      </w:r>
      <w:r>
        <w:rPr>
          <w:rFonts w:ascii="Arial" w:hAnsi="Arial" w:eastAsia="Arial Unicode MS" w:cs="Arial Unicode MS"/>
          <w:sz w:val="17"/>
        </w:rPr>
        <w:t xml:space="preserve">   </w:t>
      </w:r>
      <w:r>
        <w:rPr>
          <w:rFonts w:ascii="Arial" w:hAnsi="Arial" w:eastAsia="Arial Unicode MS" w:cs="Arial Unicode MS"/>
          <w:b/>
          <w:color w:val="17324D"/>
          <w:sz w:val="21"/>
        </w:rPr>
        <w:t>Vertical merge and nested table</w:t>
      </w:r>
    </w:p>
    <w:tbl>
      <w:tblPr>
        <w:jc w:val="left"/>
        <w:tblLook w:firstColumn="1" w:firstRow="1" w:lastColumn="0" w:lastRow="0" w:noHBand="0" w:noVBand="1" w:val="04A0"/>
        <w:tblW w:type="dxa" w:w="9360"/>
        <w:tblInd w:type="dxa" w:w="120"/>
        <w:tblLayout w:type="fixed"/>
      </w:tblPr>
      <w:tblGrid>
        <w:gridCol w:w="1800"/>
        <w:gridCol w:w="7560"/>
      </w:tblGrid>
      <w:tr>
        <w:tc>
          <w:tcPr>
            <w:tcW w:type="dxa" w:w="1800"/>
            <w:vMerge w:val="restart"/>
            <w:vAlign w:val="center"/>
            <w:shd w:fill="F4F0E8"/>
            <w:tcMar>
              <w:top w:w="100" w:type="dxa"/>
              <w:start w:w="120" w:type="dxa"/>
              <w:bottom w:w="100" w:type="dxa"/>
              <w:end w:w="120" w:type="dxa"/>
            </w:tcMar>
          </w:tcPr>
          <w:p>
            <w:r>
              <w:rPr>
                <w:rFonts w:ascii="Arial" w:hAnsi="Arial" w:eastAsia="Arial Unicode MS" w:cs="Arial Unicode MS"/>
                <w:b/>
                <w:color w:val="17324D"/>
                <w:sz w:val="18"/>
              </w:rPr>
              <w:t>vMerge</w:t>
              <w:br/>
              <w:t>3 rows</w:t>
            </w:r>
          </w:p>
        </w:tc>
        <w:tc>
          <w:tcPr>
            <w:tcW w:type="dxa" w:w="7560"/>
            <w:tcMar>
              <w:top w:w="100" w:type="dxa"/>
              <w:start w:w="120" w:type="dxa"/>
              <w:bottom w:w="100" w:type="dxa"/>
              <w:end w:w="120" w:type="dxa"/>
            </w:tcMar>
          </w:tcPr>
          <w:p>
            <w:r>
              <w:t>Nested table follows</w:t>
            </w:r>
          </w:p>
        </w:tc>
      </w:tr>
      <w:tr>
        <w:tc>
          <w:tcPr>
            <w:tcW w:type="dxa" w:w="4680"/>
            <w:vMerge/>
          </w:tcPr>
          <w:p/>
        </w:tc>
        <w:tc>
          <w:tcPr>
            <w:tcW w:type="dxa" w:w="7560"/>
            <w:tcMar>
              <w:top w:w="100" w:type="dxa"/>
              <w:start w:w="120" w:type="dxa"/>
              <w:bottom w:w="100" w:type="dxa"/>
              <w:end w:w="120" w:type="dxa"/>
            </w:tcMar>
          </w:tcPr>
          <w:p/>
          <w:tbl>
            <w:tblPr>
              <w:tblLook w:firstColumn="1" w:firstRow="1" w:lastColumn="0" w:lastRow="0" w:noHBand="0" w:noVBand="1" w:val="04A0"/>
              <w:tblW w:type="dxa" w:w="5400"/>
              <w:tblInd w:type="dxa" w:w="0"/>
              <w:tblLayout w:type="fixed"/>
            </w:tblPr>
            <w:tblGrid>
              <w:gridCol w:w="2700"/>
              <w:gridCol w:w="2700"/>
            </w:tblGrid>
            <w:tr>
              <w:tc>
                <w:tcPr>
                  <w:tcW w:type="dxa" w:w="2700"/>
                  <w:tcMar>
                    <w:top w:w="100" w:type="dxa"/>
                    <w:start w:w="120" w:type="dxa"/>
                    <w:bottom w:w="100" w:type="dxa"/>
                    <w:end w:w="120" w:type="dxa"/>
                  </w:tcMar>
                </w:tcPr>
                <w:p>
                  <w:r>
                    <w:t>A</w:t>
                  </w:r>
                </w:p>
              </w:tc>
              <w:tc>
                <w:tcPr>
                  <w:tcW w:type="dxa" w:w="2700"/>
                  <w:tcMar>
                    <w:top w:w="100" w:type="dxa"/>
                    <w:start w:w="120" w:type="dxa"/>
                    <w:bottom w:w="100" w:type="dxa"/>
                    <w:end w:w="120" w:type="dxa"/>
                  </w:tcMar>
                </w:tcPr>
                <w:p>
                  <w:r>
                    <w:t>B</w:t>
                  </w:r>
                </w:p>
              </w:tc>
            </w:tr>
            <w:tr>
              <w:tc>
                <w:tcPr>
                  <w:tcW w:type="dxa" w:w="2700"/>
                  <w:tcMar>
                    <w:top w:w="100" w:type="dxa"/>
                    <w:start w:w="120" w:type="dxa"/>
                    <w:bottom w:w="100" w:type="dxa"/>
                    <w:end w:w="120" w:type="dxa"/>
                  </w:tcMar>
                </w:tcPr>
                <w:p>
                  <w:r>
                    <w:t>1</w:t>
                  </w:r>
                </w:p>
              </w:tc>
              <w:tc>
                <w:tcPr>
                  <w:tcW w:type="dxa" w:w="2700"/>
                  <w:tcMar>
                    <w:top w:w="100" w:type="dxa"/>
                    <w:start w:w="120" w:type="dxa"/>
                    <w:bottom w:w="100" w:type="dxa"/>
                    <w:end w:w="120" w:type="dxa"/>
                  </w:tcMar>
                </w:tcPr>
                <w:p>
                  <w:r>
                    <w:t>2</w:t>
                  </w:r>
                </w:p>
              </w:tc>
            </w:tr>
          </w:tbl>
          <w:p/>
        </w:tc>
      </w:tr>
      <w:tr>
        <w:tc>
          <w:tcPr>
            <w:tcW w:type="dxa" w:w="4680"/>
            <w:vMerge/>
          </w:tcPr>
          <w:p/>
        </w:tc>
        <w:tc>
          <w:tcPr>
            <w:tcW w:type="dxa" w:w="7560"/>
            <w:tcMar>
              <w:top w:w="100" w:type="dxa"/>
              <w:start w:w="120" w:type="dxa"/>
              <w:bottom w:w="100" w:type="dxa"/>
              <w:end w:w="120" w:type="dxa"/>
            </w:tcMar>
          </w:tcPr>
          <w:p>
            <w:r>
              <w:t>Trailing paragraph after nested content.</w:t>
            </w:r>
          </w:p>
        </w:tc>
      </w:tr>
    </w:tbl>
    <w:p>
      <w:pPr>
        <w:spacing w:before="160" w:after="120"/>
      </w:pPr>
      <w:r>
        <w:rPr>
          <w:rFonts w:ascii="Arial" w:hAnsi="Arial" w:eastAsia="Arial Unicode MS" w:cs="Arial Unicode MS"/>
          <w:b/>
          <w:color w:val="FFFFFF"/>
          <w:sz w:val="17"/>
          <w:shd w:fill="2A7F8E"/>
        </w:rPr>
        <w:t>D-TABLE-003</w:t>
      </w:r>
      <w:r>
        <w:rPr>
          <w:rFonts w:ascii="Arial" w:hAnsi="Arial" w:eastAsia="Arial Unicode MS" w:cs="Arial Unicode MS"/>
          <w:sz w:val="17"/>
        </w:rPr>
        <w:t xml:space="preserve">   </w:t>
      </w:r>
      <w:r>
        <w:rPr>
          <w:rFonts w:ascii="Arial" w:hAnsi="Arial" w:eastAsia="Arial Unicode MS" w:cs="Arial Unicode MS"/>
          <w:b/>
          <w:color w:val="17324D"/>
          <w:sz w:val="21"/>
        </w:rPr>
        <w:t>Repeated header and cross-page row flow</w:t>
      </w:r>
    </w:p>
    <w:tbl>
      <w:tblPr>
        <w:tblLook w:firstColumn="1" w:firstRow="1" w:lastColumn="0" w:lastRow="0" w:noHBand="0" w:noVBand="1" w:val="04A0"/>
        <w:tblW w:type="dxa" w:w="9360"/>
        <w:tblInd w:type="dxa" w:w="120"/>
        <w:tblLayout w:type="fixed"/>
      </w:tblPr>
      <w:tblGrid>
        <w:gridCol w:w="900"/>
        <w:gridCol w:w="1500"/>
        <w:gridCol w:w="6960"/>
      </w:tblGrid>
      <w:tr>
        <w:trPr>
          <w:tblHeader w:val="true"/>
        </w:trPr>
        <w:tc>
          <w:tcPr>
            <w:tcW w:type="dxa" w:w="900"/>
            <w:shd w:fill="2A7F8E"/>
            <w:tcMar>
              <w:top w:w="100" w:type="dxa"/>
              <w:start w:w="120" w:type="dxa"/>
              <w:bottom w:w="100" w:type="dxa"/>
              <w:end w:w="120" w:type="dxa"/>
            </w:tcMar>
          </w:tcPr>
          <w:p>
            <w:r>
              <w:rPr>
                <w:rFonts w:ascii="Arial" w:hAnsi="Arial" w:eastAsia="Arial Unicode MS" w:cs="Arial Unicode MS"/>
                <w:b/>
                <w:color w:val="FFFFFF"/>
                <w:sz w:val="16"/>
              </w:rPr>
              <w:t>ID</w:t>
            </w:r>
          </w:p>
        </w:tc>
        <w:tc>
          <w:tcPr>
            <w:tcW w:type="dxa" w:w="1500"/>
            <w:shd w:fill="2A7F8E"/>
            <w:tcMar>
              <w:top w:w="100" w:type="dxa"/>
              <w:start w:w="120" w:type="dxa"/>
              <w:bottom w:w="100" w:type="dxa"/>
              <w:end w:w="120" w:type="dxa"/>
            </w:tcMar>
          </w:tcPr>
          <w:p>
            <w:r>
              <w:rPr>
                <w:rFonts w:ascii="Arial" w:hAnsi="Arial" w:eastAsia="Arial Unicode MS" w:cs="Arial Unicode MS"/>
                <w:b/>
                <w:color w:val="FFFFFF"/>
                <w:sz w:val="16"/>
              </w:rPr>
              <w:t>Category</w:t>
            </w:r>
          </w:p>
        </w:tc>
        <w:tc>
          <w:tcPr>
            <w:tcW w:type="dxa" w:w="6960"/>
            <w:shd w:fill="2A7F8E"/>
            <w:tcMar>
              <w:top w:w="100" w:type="dxa"/>
              <w:start w:w="120" w:type="dxa"/>
              <w:bottom w:w="100" w:type="dxa"/>
              <w:end w:w="120" w:type="dxa"/>
            </w:tcMar>
          </w:tcPr>
          <w:p>
            <w:r>
              <w:rPr>
                <w:rFonts w:ascii="Arial" w:hAnsi="Arial" w:eastAsia="Arial Unicode MS" w:cs="Arial Unicode MS"/>
                <w:b/>
                <w:color w:val="FFFFFF"/>
                <w:sz w:val="16"/>
              </w:rPr>
              <w:t>Expected rendering invariant</w:t>
            </w:r>
          </w:p>
        </w:tc>
      </w:tr>
      <w:tr>
        <w:tc>
          <w:tcPr>
            <w:tcW w:type="dxa" w:w="900"/>
            <w:tcMar>
              <w:top w:w="100" w:type="dxa"/>
              <w:start w:w="120" w:type="dxa"/>
              <w:bottom w:w="100" w:type="dxa"/>
              <w:end w:w="120" w:type="dxa"/>
            </w:tcMar>
          </w:tcPr>
          <w:p>
            <w:r>
              <w:rPr>
                <w:rFonts w:ascii="Arial" w:hAnsi="Arial" w:eastAsia="Arial Unicode MS" w:cs="Arial Unicode MS"/>
                <w:color w:val="1F2933"/>
                <w:sz w:val="15"/>
              </w:rPr>
              <w:t>R-01</w:t>
            </w:r>
          </w:p>
        </w:tc>
        <w:tc>
          <w:tcPr>
            <w:tcW w:type="dxa" w:w="1500"/>
            <w:tcMar>
              <w:top w:w="100" w:type="dxa"/>
              <w:start w:w="120" w:type="dxa"/>
              <w:bottom w:w="100" w:type="dxa"/>
              <w:end w:w="120" w:type="dxa"/>
            </w:tcMar>
          </w:tcPr>
          <w:p>
            <w:r>
              <w:rPr>
                <w:rFonts w:ascii="Arial" w:hAnsi="Arial" w:eastAsia="Arial Unicode MS" w:cs="Arial Unicode MS"/>
                <w:color w:val="1F2933"/>
                <w:sz w:val="15"/>
              </w:rPr>
              <w:t>odd</w:t>
            </w:r>
          </w:p>
        </w:tc>
        <w:tc>
          <w:tcPr>
            <w:tcW w:type="dxa" w:w="6960"/>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shd w:fill="F7F9FA"/>
            <w:tcMar>
              <w:top w:w="100" w:type="dxa"/>
              <w:start w:w="120" w:type="dxa"/>
              <w:bottom w:w="100" w:type="dxa"/>
              <w:end w:w="120" w:type="dxa"/>
            </w:tcMar>
          </w:tcPr>
          <w:p>
            <w:r>
              <w:rPr>
                <w:rFonts w:ascii="Arial" w:hAnsi="Arial" w:eastAsia="Arial Unicode MS" w:cs="Arial Unicode MS"/>
                <w:color w:val="1F2933"/>
                <w:sz w:val="15"/>
              </w:rPr>
              <w:t>R-02</w:t>
            </w:r>
          </w:p>
        </w:tc>
        <w:tc>
          <w:tcPr>
            <w:tcW w:type="dxa" w:w="1500"/>
            <w:shd w:fill="F7F9FA"/>
            <w:tcMar>
              <w:top w:w="100" w:type="dxa"/>
              <w:start w:w="120" w:type="dxa"/>
              <w:bottom w:w="100" w:type="dxa"/>
              <w:end w:w="120" w:type="dxa"/>
            </w:tcMar>
          </w:tcPr>
          <w:p>
            <w:r>
              <w:rPr>
                <w:rFonts w:ascii="Arial" w:hAnsi="Arial" w:eastAsia="Arial Unicode MS" w:cs="Arial Unicode MS"/>
                <w:color w:val="1F2933"/>
                <w:sz w:val="15"/>
              </w:rPr>
              <w:t>even</w:t>
            </w:r>
          </w:p>
        </w:tc>
        <w:tc>
          <w:tcPr>
            <w:tcW w:type="dxa" w:w="6960"/>
            <w:shd w:fill="F7F9FA"/>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tcMar>
              <w:top w:w="100" w:type="dxa"/>
              <w:start w:w="120" w:type="dxa"/>
              <w:bottom w:w="100" w:type="dxa"/>
              <w:end w:w="120" w:type="dxa"/>
            </w:tcMar>
          </w:tcPr>
          <w:p>
            <w:r>
              <w:rPr>
                <w:rFonts w:ascii="Arial" w:hAnsi="Arial" w:eastAsia="Arial Unicode MS" w:cs="Arial Unicode MS"/>
                <w:color w:val="1F2933"/>
                <w:sz w:val="15"/>
              </w:rPr>
              <w:t>R-03</w:t>
            </w:r>
          </w:p>
        </w:tc>
        <w:tc>
          <w:tcPr>
            <w:tcW w:type="dxa" w:w="1500"/>
            <w:tcMar>
              <w:top w:w="100" w:type="dxa"/>
              <w:start w:w="120" w:type="dxa"/>
              <w:bottom w:w="100" w:type="dxa"/>
              <w:end w:w="120" w:type="dxa"/>
            </w:tcMar>
          </w:tcPr>
          <w:p>
            <w:r>
              <w:rPr>
                <w:rFonts w:ascii="Arial" w:hAnsi="Arial" w:eastAsia="Arial Unicode MS" w:cs="Arial Unicode MS"/>
                <w:color w:val="1F2933"/>
                <w:sz w:val="15"/>
              </w:rPr>
              <w:t>odd</w:t>
            </w:r>
          </w:p>
        </w:tc>
        <w:tc>
          <w:tcPr>
            <w:tcW w:type="dxa" w:w="6960"/>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shd w:fill="F7F9FA"/>
            <w:tcMar>
              <w:top w:w="100" w:type="dxa"/>
              <w:start w:w="120" w:type="dxa"/>
              <w:bottom w:w="100" w:type="dxa"/>
              <w:end w:w="120" w:type="dxa"/>
            </w:tcMar>
          </w:tcPr>
          <w:p>
            <w:r>
              <w:rPr>
                <w:rFonts w:ascii="Arial" w:hAnsi="Arial" w:eastAsia="Arial Unicode MS" w:cs="Arial Unicode MS"/>
                <w:color w:val="1F2933"/>
                <w:sz w:val="15"/>
              </w:rPr>
              <w:t>R-04</w:t>
            </w:r>
          </w:p>
        </w:tc>
        <w:tc>
          <w:tcPr>
            <w:tcW w:type="dxa" w:w="1500"/>
            <w:shd w:fill="F7F9FA"/>
            <w:tcMar>
              <w:top w:w="100" w:type="dxa"/>
              <w:start w:w="120" w:type="dxa"/>
              <w:bottom w:w="100" w:type="dxa"/>
              <w:end w:w="120" w:type="dxa"/>
            </w:tcMar>
          </w:tcPr>
          <w:p>
            <w:r>
              <w:rPr>
                <w:rFonts w:ascii="Arial" w:hAnsi="Arial" w:eastAsia="Arial Unicode MS" w:cs="Arial Unicode MS"/>
                <w:color w:val="1F2933"/>
                <w:sz w:val="15"/>
              </w:rPr>
              <w:t>even</w:t>
            </w:r>
          </w:p>
        </w:tc>
        <w:tc>
          <w:tcPr>
            <w:tcW w:type="dxa" w:w="6960"/>
            <w:shd w:fill="F7F9FA"/>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tcMar>
              <w:top w:w="100" w:type="dxa"/>
              <w:start w:w="120" w:type="dxa"/>
              <w:bottom w:w="100" w:type="dxa"/>
              <w:end w:w="120" w:type="dxa"/>
            </w:tcMar>
          </w:tcPr>
          <w:p>
            <w:r>
              <w:rPr>
                <w:rFonts w:ascii="Arial" w:hAnsi="Arial" w:eastAsia="Arial Unicode MS" w:cs="Arial Unicode MS"/>
                <w:color w:val="1F2933"/>
                <w:sz w:val="15"/>
              </w:rPr>
              <w:t>R-05</w:t>
            </w:r>
          </w:p>
        </w:tc>
        <w:tc>
          <w:tcPr>
            <w:tcW w:type="dxa" w:w="1500"/>
            <w:tcMar>
              <w:top w:w="100" w:type="dxa"/>
              <w:start w:w="120" w:type="dxa"/>
              <w:bottom w:w="100" w:type="dxa"/>
              <w:end w:w="120" w:type="dxa"/>
            </w:tcMar>
          </w:tcPr>
          <w:p>
            <w:r>
              <w:rPr>
                <w:rFonts w:ascii="Arial" w:hAnsi="Arial" w:eastAsia="Arial Unicode MS" w:cs="Arial Unicode MS"/>
                <w:color w:val="1F2933"/>
                <w:sz w:val="15"/>
              </w:rPr>
              <w:t>odd</w:t>
            </w:r>
          </w:p>
        </w:tc>
        <w:tc>
          <w:tcPr>
            <w:tcW w:type="dxa" w:w="6960"/>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shd w:fill="F7F9FA"/>
            <w:tcMar>
              <w:top w:w="100" w:type="dxa"/>
              <w:start w:w="120" w:type="dxa"/>
              <w:bottom w:w="100" w:type="dxa"/>
              <w:end w:w="120" w:type="dxa"/>
            </w:tcMar>
          </w:tcPr>
          <w:p>
            <w:r>
              <w:rPr>
                <w:rFonts w:ascii="Arial" w:hAnsi="Arial" w:eastAsia="Arial Unicode MS" w:cs="Arial Unicode MS"/>
                <w:color w:val="1F2933"/>
                <w:sz w:val="15"/>
              </w:rPr>
              <w:t>R-06</w:t>
            </w:r>
          </w:p>
        </w:tc>
        <w:tc>
          <w:tcPr>
            <w:tcW w:type="dxa" w:w="1500"/>
            <w:shd w:fill="F7F9FA"/>
            <w:tcMar>
              <w:top w:w="100" w:type="dxa"/>
              <w:start w:w="120" w:type="dxa"/>
              <w:bottom w:w="100" w:type="dxa"/>
              <w:end w:w="120" w:type="dxa"/>
            </w:tcMar>
          </w:tcPr>
          <w:p>
            <w:r>
              <w:rPr>
                <w:rFonts w:ascii="Arial" w:hAnsi="Arial" w:eastAsia="Arial Unicode MS" w:cs="Arial Unicode MS"/>
                <w:color w:val="1F2933"/>
                <w:sz w:val="15"/>
              </w:rPr>
              <w:t>even</w:t>
            </w:r>
          </w:p>
        </w:tc>
        <w:tc>
          <w:tcPr>
            <w:tcW w:type="dxa" w:w="6960"/>
            <w:shd w:fill="F7F9FA"/>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rPr>
          <w:cantSplit/>
        </w:trPr>
        <w:tc>
          <w:tcPr>
            <w:tcW w:type="dxa" w:w="900"/>
            <w:tcMar>
              <w:top w:w="100" w:type="dxa"/>
              <w:start w:w="120" w:type="dxa"/>
              <w:bottom w:w="100" w:type="dxa"/>
              <w:end w:w="120" w:type="dxa"/>
            </w:tcMar>
          </w:tcPr>
          <w:p>
            <w:r>
              <w:rPr>
                <w:rFonts w:ascii="Arial" w:hAnsi="Arial" w:eastAsia="Arial Unicode MS" w:cs="Arial Unicode MS"/>
                <w:color w:val="1F2933"/>
                <w:sz w:val="15"/>
              </w:rPr>
              <w:t>R-07</w:t>
            </w:r>
          </w:p>
        </w:tc>
        <w:tc>
          <w:tcPr>
            <w:tcW w:type="dxa" w:w="1500"/>
            <w:tcMar>
              <w:top w:w="100" w:type="dxa"/>
              <w:start w:w="120" w:type="dxa"/>
              <w:bottom w:w="100" w:type="dxa"/>
              <w:end w:w="120" w:type="dxa"/>
            </w:tcMar>
          </w:tcPr>
          <w:p>
            <w:r>
              <w:rPr>
                <w:rFonts w:ascii="Arial" w:hAnsi="Arial" w:eastAsia="Arial Unicode MS" w:cs="Arial Unicode MS"/>
                <w:color w:val="1F2933"/>
                <w:sz w:val="15"/>
              </w:rPr>
              <w:t>odd</w:t>
            </w:r>
          </w:p>
        </w:tc>
        <w:tc>
          <w:tcPr>
            <w:tcW w:type="dxa" w:w="6960"/>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shd w:fill="F7F9FA"/>
            <w:tcMar>
              <w:top w:w="100" w:type="dxa"/>
              <w:start w:w="120" w:type="dxa"/>
              <w:bottom w:w="100" w:type="dxa"/>
              <w:end w:w="120" w:type="dxa"/>
            </w:tcMar>
          </w:tcPr>
          <w:p>
            <w:r>
              <w:rPr>
                <w:rFonts w:ascii="Arial" w:hAnsi="Arial" w:eastAsia="Arial Unicode MS" w:cs="Arial Unicode MS"/>
                <w:color w:val="1F2933"/>
                <w:sz w:val="15"/>
              </w:rPr>
              <w:t>R-08</w:t>
            </w:r>
          </w:p>
        </w:tc>
        <w:tc>
          <w:tcPr>
            <w:tcW w:type="dxa" w:w="1500"/>
            <w:shd w:fill="F7F9FA"/>
            <w:tcMar>
              <w:top w:w="100" w:type="dxa"/>
              <w:start w:w="120" w:type="dxa"/>
              <w:bottom w:w="100" w:type="dxa"/>
              <w:end w:w="120" w:type="dxa"/>
            </w:tcMar>
          </w:tcPr>
          <w:p>
            <w:r>
              <w:rPr>
                <w:rFonts w:ascii="Arial" w:hAnsi="Arial" w:eastAsia="Arial Unicode MS" w:cs="Arial Unicode MS"/>
                <w:color w:val="1F2933"/>
                <w:sz w:val="15"/>
              </w:rPr>
              <w:t>even</w:t>
            </w:r>
          </w:p>
        </w:tc>
        <w:tc>
          <w:tcPr>
            <w:tcW w:type="dxa" w:w="6960"/>
            <w:shd w:fill="F7F9FA"/>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tcMar>
              <w:top w:w="100" w:type="dxa"/>
              <w:start w:w="120" w:type="dxa"/>
              <w:bottom w:w="100" w:type="dxa"/>
              <w:end w:w="120" w:type="dxa"/>
            </w:tcMar>
          </w:tcPr>
          <w:p>
            <w:r>
              <w:rPr>
                <w:rFonts w:ascii="Arial" w:hAnsi="Arial" w:eastAsia="Arial Unicode MS" w:cs="Arial Unicode MS"/>
                <w:color w:val="1F2933"/>
                <w:sz w:val="15"/>
              </w:rPr>
              <w:t>R-09</w:t>
            </w:r>
          </w:p>
        </w:tc>
        <w:tc>
          <w:tcPr>
            <w:tcW w:type="dxa" w:w="1500"/>
            <w:tcMar>
              <w:top w:w="100" w:type="dxa"/>
              <w:start w:w="120" w:type="dxa"/>
              <w:bottom w:w="100" w:type="dxa"/>
              <w:end w:w="120" w:type="dxa"/>
            </w:tcMar>
          </w:tcPr>
          <w:p>
            <w:r>
              <w:rPr>
                <w:rFonts w:ascii="Arial" w:hAnsi="Arial" w:eastAsia="Arial Unicode MS" w:cs="Arial Unicode MS"/>
                <w:color w:val="1F2933"/>
                <w:sz w:val="15"/>
              </w:rPr>
              <w:t>odd</w:t>
            </w:r>
          </w:p>
        </w:tc>
        <w:tc>
          <w:tcPr>
            <w:tcW w:type="dxa" w:w="6960"/>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shd w:fill="F7F9FA"/>
            <w:tcMar>
              <w:top w:w="100" w:type="dxa"/>
              <w:start w:w="120" w:type="dxa"/>
              <w:bottom w:w="100" w:type="dxa"/>
              <w:end w:w="120" w:type="dxa"/>
            </w:tcMar>
          </w:tcPr>
          <w:p>
            <w:r>
              <w:rPr>
                <w:rFonts w:ascii="Arial" w:hAnsi="Arial" w:eastAsia="Arial Unicode MS" w:cs="Arial Unicode MS"/>
                <w:color w:val="1F2933"/>
                <w:sz w:val="15"/>
              </w:rPr>
              <w:t>R-10</w:t>
            </w:r>
          </w:p>
        </w:tc>
        <w:tc>
          <w:tcPr>
            <w:tcW w:type="dxa" w:w="1500"/>
            <w:shd w:fill="F7F9FA"/>
            <w:tcMar>
              <w:top w:w="100" w:type="dxa"/>
              <w:start w:w="120" w:type="dxa"/>
              <w:bottom w:w="100" w:type="dxa"/>
              <w:end w:w="120" w:type="dxa"/>
            </w:tcMar>
          </w:tcPr>
          <w:p>
            <w:r>
              <w:rPr>
                <w:rFonts w:ascii="Arial" w:hAnsi="Arial" w:eastAsia="Arial Unicode MS" w:cs="Arial Unicode MS"/>
                <w:color w:val="1F2933"/>
                <w:sz w:val="15"/>
              </w:rPr>
              <w:t>even</w:t>
            </w:r>
          </w:p>
        </w:tc>
        <w:tc>
          <w:tcPr>
            <w:tcW w:type="dxa" w:w="6960"/>
            <w:shd w:fill="F7F9FA"/>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tcMar>
              <w:top w:w="100" w:type="dxa"/>
              <w:start w:w="120" w:type="dxa"/>
              <w:bottom w:w="100" w:type="dxa"/>
              <w:end w:w="120" w:type="dxa"/>
            </w:tcMar>
          </w:tcPr>
          <w:p>
            <w:r>
              <w:rPr>
                <w:rFonts w:ascii="Arial" w:hAnsi="Arial" w:eastAsia="Arial Unicode MS" w:cs="Arial Unicode MS"/>
                <w:color w:val="1F2933"/>
                <w:sz w:val="15"/>
              </w:rPr>
              <w:t>R-11</w:t>
            </w:r>
          </w:p>
        </w:tc>
        <w:tc>
          <w:tcPr>
            <w:tcW w:type="dxa" w:w="1500"/>
            <w:tcMar>
              <w:top w:w="100" w:type="dxa"/>
              <w:start w:w="120" w:type="dxa"/>
              <w:bottom w:w="100" w:type="dxa"/>
              <w:end w:w="120" w:type="dxa"/>
            </w:tcMar>
          </w:tcPr>
          <w:p>
            <w:r>
              <w:rPr>
                <w:rFonts w:ascii="Arial" w:hAnsi="Arial" w:eastAsia="Arial Unicode MS" w:cs="Arial Unicode MS"/>
                <w:color w:val="1F2933"/>
                <w:sz w:val="15"/>
              </w:rPr>
              <w:t>odd</w:t>
            </w:r>
          </w:p>
        </w:tc>
        <w:tc>
          <w:tcPr>
            <w:tcW w:type="dxa" w:w="6960"/>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shd w:fill="F7F9FA"/>
            <w:tcMar>
              <w:top w:w="100" w:type="dxa"/>
              <w:start w:w="120" w:type="dxa"/>
              <w:bottom w:w="100" w:type="dxa"/>
              <w:end w:w="120" w:type="dxa"/>
            </w:tcMar>
          </w:tcPr>
          <w:p>
            <w:r>
              <w:rPr>
                <w:rFonts w:ascii="Arial" w:hAnsi="Arial" w:eastAsia="Arial Unicode MS" w:cs="Arial Unicode MS"/>
                <w:color w:val="1F2933"/>
                <w:sz w:val="15"/>
              </w:rPr>
              <w:t>R-12</w:t>
            </w:r>
          </w:p>
        </w:tc>
        <w:tc>
          <w:tcPr>
            <w:tcW w:type="dxa" w:w="1500"/>
            <w:shd w:fill="F7F9FA"/>
            <w:tcMar>
              <w:top w:w="100" w:type="dxa"/>
              <w:start w:w="120" w:type="dxa"/>
              <w:bottom w:w="100" w:type="dxa"/>
              <w:end w:w="120" w:type="dxa"/>
            </w:tcMar>
          </w:tcPr>
          <w:p>
            <w:r>
              <w:rPr>
                <w:rFonts w:ascii="Arial" w:hAnsi="Arial" w:eastAsia="Arial Unicode MS" w:cs="Arial Unicode MS"/>
                <w:color w:val="1F2933"/>
                <w:sz w:val="15"/>
              </w:rPr>
              <w:t>even</w:t>
            </w:r>
          </w:p>
        </w:tc>
        <w:tc>
          <w:tcPr>
            <w:tcW w:type="dxa" w:w="6960"/>
            <w:shd w:fill="F7F9FA"/>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tcMar>
              <w:top w:w="100" w:type="dxa"/>
              <w:start w:w="120" w:type="dxa"/>
              <w:bottom w:w="100" w:type="dxa"/>
              <w:end w:w="120" w:type="dxa"/>
            </w:tcMar>
          </w:tcPr>
          <w:p>
            <w:r>
              <w:rPr>
                <w:rFonts w:ascii="Arial" w:hAnsi="Arial" w:eastAsia="Arial Unicode MS" w:cs="Arial Unicode MS"/>
                <w:color w:val="1F2933"/>
                <w:sz w:val="15"/>
              </w:rPr>
              <w:t>R-13</w:t>
            </w:r>
          </w:p>
        </w:tc>
        <w:tc>
          <w:tcPr>
            <w:tcW w:type="dxa" w:w="1500"/>
            <w:tcMar>
              <w:top w:w="100" w:type="dxa"/>
              <w:start w:w="120" w:type="dxa"/>
              <w:bottom w:w="100" w:type="dxa"/>
              <w:end w:w="120" w:type="dxa"/>
            </w:tcMar>
          </w:tcPr>
          <w:p>
            <w:r>
              <w:rPr>
                <w:rFonts w:ascii="Arial" w:hAnsi="Arial" w:eastAsia="Arial Unicode MS" w:cs="Arial Unicode MS"/>
                <w:color w:val="1F2933"/>
                <w:sz w:val="15"/>
              </w:rPr>
              <w:t>odd</w:t>
            </w:r>
          </w:p>
        </w:tc>
        <w:tc>
          <w:tcPr>
            <w:tcW w:type="dxa" w:w="6960"/>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r>
        <w:tc>
          <w:tcPr>
            <w:tcW w:type="dxa" w:w="900"/>
            <w:shd w:fill="F7F9FA"/>
            <w:tcMar>
              <w:top w:w="100" w:type="dxa"/>
              <w:start w:w="120" w:type="dxa"/>
              <w:bottom w:w="100" w:type="dxa"/>
              <w:end w:w="120" w:type="dxa"/>
            </w:tcMar>
          </w:tcPr>
          <w:p>
            <w:r>
              <w:rPr>
                <w:rFonts w:ascii="Arial" w:hAnsi="Arial" w:eastAsia="Arial Unicode MS" w:cs="Arial Unicode MS"/>
                <w:color w:val="1F2933"/>
                <w:sz w:val="15"/>
              </w:rPr>
              <w:t>R-14</w:t>
            </w:r>
          </w:p>
        </w:tc>
        <w:tc>
          <w:tcPr>
            <w:tcW w:type="dxa" w:w="1500"/>
            <w:shd w:fill="F7F9FA"/>
            <w:tcMar>
              <w:top w:w="100" w:type="dxa"/>
              <w:start w:w="120" w:type="dxa"/>
              <w:bottom w:w="100" w:type="dxa"/>
              <w:end w:w="120" w:type="dxa"/>
            </w:tcMar>
          </w:tcPr>
          <w:p>
            <w:r>
              <w:rPr>
                <w:rFonts w:ascii="Arial" w:hAnsi="Arial" w:eastAsia="Arial Unicode MS" w:cs="Arial Unicode MS"/>
                <w:color w:val="1F2933"/>
                <w:sz w:val="15"/>
              </w:rPr>
              <w:t>even</w:t>
            </w:r>
          </w:p>
        </w:tc>
        <w:tc>
          <w:tcPr>
            <w:tcW w:type="dxa" w:w="6960"/>
            <w:shd w:fill="F7F9FA"/>
            <w:tcMar>
              <w:top w:w="100" w:type="dxa"/>
              <w:start w:w="120" w:type="dxa"/>
              <w:bottom w:w="100" w:type="dxa"/>
              <w:end w:w="120" w:type="dxa"/>
            </w:tcMar>
          </w:tcPr>
          <w:p>
            <w:r>
              <w:rPr>
                <w:rFonts w:ascii="Arial" w:hAnsi="Arial" w:eastAsia="Arial Unicode MS" w:cs="Arial Unicode MS"/>
                <w:color w:val="1F2933"/>
                <w:sz w:val="15"/>
              </w:rPr>
              <w:t>Content remains inside its row; the repeated header keeps the same grid and borders when the table crosses a page boundary.</w:t>
            </w:r>
          </w:p>
        </w:tc>
      </w:tr>
    </w:tbl>
    <w:p>
      <w:r>
        <w:br w:type="page"/>
      </w:r>
    </w:p>
    <w:p>
      <w:pPr>
        <w:pStyle w:val="Heading1"/>
      </w:pPr>
      <w:r>
        <w:t>Images and anchored layout</w:t>
      </w:r>
    </w:p>
    <w:p>
      <w:pPr>
        <w:spacing w:before="160" w:after="120"/>
      </w:pPr>
      <w:r>
        <w:rPr>
          <w:rFonts w:ascii="Arial" w:hAnsi="Arial" w:eastAsia="Arial Unicode MS" w:cs="Arial Unicode MS"/>
          <w:b/>
          <w:color w:val="FFFFFF"/>
          <w:sz w:val="17"/>
          <w:shd w:fill="2A7F8E"/>
        </w:rPr>
        <w:t>D-IMAGE-001</w:t>
      </w:r>
      <w:r>
        <w:rPr>
          <w:rFonts w:ascii="Arial" w:hAnsi="Arial" w:eastAsia="Arial Unicode MS" w:cs="Arial Unicode MS"/>
          <w:sz w:val="17"/>
        </w:rPr>
        <w:t xml:space="preserve">   </w:t>
      </w:r>
      <w:r>
        <w:rPr>
          <w:rFonts w:ascii="Arial" w:hAnsi="Arial" w:eastAsia="Arial Unicode MS" w:cs="Arial Unicode MS"/>
          <w:b/>
          <w:color w:val="17324D"/>
          <w:sz w:val="21"/>
        </w:rPr>
        <w:t>Inline image at two sizes</w:t>
      </w:r>
    </w:p>
    <w:p>
      <w:pPr>
        <w:jc w:val="center"/>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icon.png"/>
                    <pic:cNvPicPr/>
                  </pic:nvPicPr>
                  <pic:blipFill>
                    <a:blip r:embed="rId9"/>
                    <a:stretch>
                      <a:fillRect/>
                    </a:stretch>
                  </pic:blipFill>
                  <pic:spPr>
                    <a:xfrm>
                      <a:off x="0" y="0"/>
                      <a:ext cx="594360" cy="594360"/>
                    </a:xfrm>
                    <a:prstGeom prst="rect"/>
                  </pic:spPr>
                </pic:pic>
              </a:graphicData>
            </a:graphic>
          </wp:inline>
        </w:drawing>
      </w:r>
      <w:r>
        <w:t xml:space="preserve">   </w:t>
      </w:r>
      <w:r>
        <w:drawing>
          <wp:inline xmlns:a="http://schemas.openxmlformats.org/drawingml/2006/main" xmlns:pic="http://schemas.openxmlformats.org/drawingml/2006/picture">
            <wp:extent cx="1143000" cy="1143000"/>
            <wp:docPr id="2" name="Picture 2"/>
            <wp:cNvGraphicFramePr>
              <a:graphicFrameLocks noChangeAspect="1"/>
            </wp:cNvGraphicFramePr>
            <a:graphic>
              <a:graphicData uri="http://schemas.openxmlformats.org/drawingml/2006/picture">
                <pic:pic>
                  <pic:nvPicPr>
                    <pic:cNvPr id="0" name="icon.png"/>
                    <pic:cNvPicPr/>
                  </pic:nvPicPr>
                  <pic:blipFill>
                    <a:blip r:embed="rId9"/>
                    <a:stretch>
                      <a:fillRect/>
                    </a:stretch>
                  </pic:blipFill>
                  <pic:spPr>
                    <a:xfrm>
                      <a:off x="0" y="0"/>
                      <a:ext cx="1143000" cy="1143000"/>
                    </a:xfrm>
                    <a:prstGeom prst="rect"/>
                  </pic:spPr>
                </pic:pic>
              </a:graphicData>
            </a:graphic>
          </wp:inline>
        </w:drawing>
      </w:r>
    </w:p>
    <w:p>
      <w:pPr>
        <w:spacing w:before="160" w:after="120"/>
      </w:pPr>
      <w:r>
        <w:rPr>
          <w:rFonts w:ascii="Arial" w:hAnsi="Arial" w:eastAsia="Arial Unicode MS" w:cs="Arial Unicode MS"/>
          <w:b/>
          <w:color w:val="FFFFFF"/>
          <w:sz w:val="17"/>
          <w:shd w:fill="2A7F8E"/>
        </w:rPr>
        <w:t>D-FLOAT-001</w:t>
      </w:r>
      <w:r>
        <w:rPr>
          <w:rFonts w:ascii="Arial" w:hAnsi="Arial" w:eastAsia="Arial Unicode MS" w:cs="Arial Unicode MS"/>
          <w:sz w:val="17"/>
        </w:rPr>
        <w:t xml:space="preserve">   </w:t>
      </w:r>
      <w:r>
        <w:rPr>
          <w:rFonts w:ascii="Arial" w:hAnsi="Arial" w:eastAsia="Arial Unicode MS" w:cs="Arial Unicode MS"/>
          <w:b/>
          <w:color w:val="17324D"/>
          <w:sz w:val="21"/>
        </w:rPr>
        <w:t>Anchored image with square wrap, crop, and rotation</w:t>
      </w:r>
    </w:p>
    <w:p>
      <w:pPr>
        <w:keepLines w:val="0"/>
        <w:spacing w:after="120" w:line="276" w:lineRule="auto"/>
      </w:pPr>
      <w:r>
        <w:t>This paragraph wraps around a floating copy of the project icon. The anchor is relative to the column and paragraph, uses square wrapping, applies source cropping, and rotates the image by seven degrees. Text must not paint through the object.</w:t>
      </w:r>
      <w:r>
        <w:t xml:space="preserve"> More text extends the wrap band and makes the exclusion rectangle observable.</w:t>
      </w:r>
      <w:r>
        <w:drawing>
          <wp:anchor xmlns:a="http://schemas.openxmlformats.org/drawingml/2006/main" xmlns:pic="http://schemas.openxmlformats.org/drawingml/2006/picture" distT="91440" distB="91440" distL="114300" distR="114300" simplePos="0" relativeHeight="251658240" behindDoc="0" locked="0" layoutInCell="1" allowOverlap="1">
            <wp:simplePos x="0" y="0"/>
            <wp:positionH relativeFrom="column">
              <wp:posOffset>3450000</wp:posOffset>
            </wp:positionH>
            <wp:positionV relativeFrom="paragraph">
              <wp:posOffset>-120000</wp:posOffset>
            </wp:positionV>
            <wp:extent cx="1234440" cy="1234440"/>
            <wp:wrapSquare wrapText="bothSides"/>
            <wp:docPr id="3" name="Picture 3"/>
            <wp:cNvGraphicFramePr>
              <a:graphicFrameLocks noChangeAspect="1"/>
            </wp:cNvGraphicFramePr>
            <a:graphic>
              <a:graphicData uri="http://schemas.openxmlformats.org/drawingml/2006/picture">
                <pic:pic>
                  <pic:nvPicPr>
                    <pic:cNvPr id="0" name="icon.png"/>
                    <pic:cNvPicPr/>
                  </pic:nvPicPr>
                  <pic:blipFill>
                    <a:blip r:embed="rId9"/>
                    <a:srcRect l="12000" t="5000" r="12000" b="5000"/>
                    <a:stretch>
                      <a:fillRect/>
                    </a:stretch>
                  </pic:blipFill>
                  <pic:spPr>
                    <a:xfrm rot="420000">
                      <a:off x="0" y="0"/>
                      <a:ext cx="1234440" cy="1234440"/>
                    </a:xfrm>
                    <a:prstGeom prst="rect"/>
                  </pic:spPr>
                </pic:pic>
              </a:graphicData>
            </a:graphic>
          </wp:anchor>
        </w:drawing>
      </w:r>
    </w:p>
    <w:p>
      <w:pPr>
        <w:spacing w:before="160" w:after="120"/>
      </w:pPr>
      <w:r>
        <w:rPr>
          <w:rFonts w:ascii="Arial" w:hAnsi="Arial" w:eastAsia="Arial Unicode MS" w:cs="Arial Unicode MS"/>
          <w:b/>
          <w:color w:val="FFFFFF"/>
          <w:sz w:val="17"/>
          <w:shd w:fill="2A7F8E"/>
        </w:rPr>
        <w:t>D-DRAW-001</w:t>
      </w:r>
      <w:r>
        <w:rPr>
          <w:rFonts w:ascii="Arial" w:hAnsi="Arial" w:eastAsia="Arial Unicode MS" w:cs="Arial Unicode MS"/>
          <w:sz w:val="17"/>
        </w:rPr>
        <w:t xml:space="preserve">   </w:t>
      </w:r>
      <w:r>
        <w:rPr>
          <w:rFonts w:ascii="Arial" w:hAnsi="Arial" w:eastAsia="Arial Unicode MS" w:cs="Arial Unicode MS"/>
          <w:b/>
          <w:color w:val="17324D"/>
          <w:sz w:val="21"/>
        </w:rPr>
        <w:t>Paragraph shading, border, and floating-object z-order context</w:t>
      </w:r>
    </w:p>
    <w:p>
      <w:pPr>
        <w:keepLines w:val="0"/>
        <w:spacing w:after="120" w:line="276" w:lineRule="auto"/>
        <w:shd w:fill="F4F0E8"/>
        <w:pBdr>
          <w:bottom w:val="single" w:sz="8" w:space="3" w:color="D79A2B"/>
        </w:pBdr>
      </w:pPr>
      <w:r>
        <w:t>The shaded paragraph is ordinary body content beneath the floating drawing. Its border and fill establish a clear paint order without adding decorative complexity.</w:t>
      </w:r>
    </w:p>
    <w:p>
      <w:pPr>
        <w:sectPr>
          <w:headerReference w:type="default" r:id="rId11"/>
          <w:headerReference w:type="first" r:id="rId12"/>
          <w:headerReference w:type="even" r:id="rId13"/>
          <w:footerReference w:type="default" r:id="rId14"/>
          <w:pgSz w:w="12240" w:h="15840"/>
          <w:pgMar w:top="1152" w:right="1440" w:bottom="1152" w:left="1440" w:header="648" w:footer="648" w:gutter="0"/>
          <w:cols w:space="720"/>
          <w:titlePg/>
          <w:docGrid w:linePitch="360" w:type="linesAndChars" w:charSpace="0"/>
          <w:pgBorders w:offsetFrom="page" w:display="allPages" w:zOrder="back">
            <w:top w:val="single" w:sz="6" w:space="20" w:color="CAD3DA"/>
            <w:left w:val="single" w:sz="6" w:space="20" w:color="CAD3DA"/>
            <w:bottom w:val="single" w:sz="6" w:space="20" w:color="CAD3DA"/>
            <w:right w:val="single" w:sz="6" w:space="20" w:color="CAD3DA"/>
          </w:pgBorders>
        </w:sectPr>
      </w:pPr>
    </w:p>
    <w:p>
      <w:pPr>
        <w:pStyle w:val="Heading1"/>
      </w:pPr>
      <w:r>
        <w:t>Columns and section transitions</w:t>
      </w:r>
    </w:p>
    <w:p>
      <w:pPr>
        <w:spacing w:before="160" w:after="120"/>
      </w:pPr>
      <w:r>
        <w:rPr>
          <w:rFonts w:ascii="Arial" w:hAnsi="Arial" w:eastAsia="Arial Unicode MS" w:cs="Arial Unicode MS"/>
          <w:b/>
          <w:color w:val="FFFFFF"/>
          <w:sz w:val="17"/>
          <w:shd w:fill="2A7F8E"/>
        </w:rPr>
        <w:t>D-COLS-001</w:t>
      </w:r>
      <w:r>
        <w:rPr>
          <w:rFonts w:ascii="Arial" w:hAnsi="Arial" w:eastAsia="Arial Unicode MS" w:cs="Arial Unicode MS"/>
          <w:sz w:val="17"/>
        </w:rPr>
        <w:t xml:space="preserve">   </w:t>
      </w:r>
      <w:r>
        <w:rPr>
          <w:rFonts w:ascii="Arial" w:hAnsi="Arial" w:eastAsia="Arial Unicode MS" w:cs="Arial Unicode MS"/>
          <w:b/>
          <w:color w:val="17324D"/>
          <w:sz w:val="21"/>
        </w:rPr>
        <w:t>Two-column flow, explicit column break, and separator</w:t>
      </w:r>
    </w:p>
    <w:p>
      <w:pPr>
        <w:sectPr>
          <w:headerReference w:type="default" r:id="rId15"/>
          <w:headerReference w:type="first" r:id="rId16"/>
          <w:headerReference w:type="even" r:id="rId17"/>
          <w:footerReference w:type="default" r:id="rId18"/>
          <w:pgSz w:w="12240" w:h="15840"/>
          <w:pgMar w:top="1152" w:right="1440" w:bottom="1152" w:left="1440" w:header="648" w:footer="648" w:gutter="0"/>
          <w:cols w:space="360" w:num="1"/>
          <w:titlePg/>
          <w:docGrid w:linePitch="360" w:type="linesAndChars" w:charSpace="0"/>
          <w:pgBorders w:offsetFrom="page" w:display="allPages" w:zOrder="back">
            <w:top w:val="single" w:sz="6" w:space="20" w:color="CAD3DA"/>
            <w:left w:val="single" w:sz="6" w:space="20" w:color="CAD3DA"/>
            <w:bottom w:val="single" w:sz="6" w:space="20" w:color="CAD3DA"/>
            <w:right w:val="single" w:sz="6" w:space="20" w:color="CAD3DA"/>
          </w:pgBorders>
        </w:sectPr>
      </w:pPr>
    </w:p>
    <w:p>
      <w:pPr>
        <w:keepLines w:val="0"/>
        <w:spacing w:after="120" w:line="276" w:lineRule="auto"/>
      </w:pPr>
      <w:r>
        <w:t>Column-flow paragraph 1. The text is intentionally moderate in length so line wrapping, line numbering, and the document grid remain visible without crowding the page.</w:t>
      </w:r>
    </w:p>
    <w:p>
      <w:pPr>
        <w:keepLines w:val="0"/>
        <w:spacing w:after="120" w:line="276" w:lineRule="auto"/>
      </w:pPr>
      <w:r>
        <w:t>Column-flow paragraph 2. The text is intentionally moderate in length so line wrapping, line numbering, and the document grid remain visible without crowding the page.</w:t>
      </w:r>
    </w:p>
    <w:p>
      <w:pPr>
        <w:keepLines w:val="0"/>
        <w:spacing w:after="120" w:line="276" w:lineRule="auto"/>
      </w:pPr>
      <w:r>
        <w:t>Column-flow paragraph 3. The text is intentionally moderate in length so line wrapping, line numbering, and the document grid remain visible without crowding the page.</w:t>
      </w:r>
    </w:p>
    <w:p>
      <w:pPr>
        <w:keepLines w:val="0"/>
        <w:spacing w:after="120" w:line="276" w:lineRule="auto"/>
      </w:pPr>
      <w:r>
        <w:t>Column-flow paragraph 4. The text is intentionally moderate in length so line wrapping, line numbering, and the document grid remain visible without crowding the page.</w:t>
      </w:r>
    </w:p>
    <w:p>
      <w:r>
        <w:br w:type="column"/>
      </w:r>
    </w:p>
    <w:p>
      <w:pPr>
        <w:keepLines w:val="0"/>
        <w:spacing w:after="120" w:line="276" w:lineRule="auto"/>
      </w:pPr>
      <w:r>
        <w:t>This paragraph begins after an explicit column break. It should start at the top of the next column while the section remains on the same page.</w:t>
      </w:r>
    </w:p>
    <w:p>
      <w:pPr>
        <w:keepLines w:val="0"/>
        <w:spacing w:after="120" w:line="276" w:lineRule="auto"/>
      </w:pPr>
      <w:r>
        <w:t>Second-column paragraph 5. Mixed punctuation (A/B), numbers 1,234.50, and Japanese 約物「テスト」。exercise shared line layout.</w:t>
      </w:r>
    </w:p>
    <w:p>
      <w:pPr>
        <w:keepLines w:val="0"/>
        <w:spacing w:after="120" w:line="276" w:lineRule="auto"/>
      </w:pPr>
      <w:r>
        <w:t>Second-column paragraph 6. Mixed punctuation (A/B), numbers 1,234.50, and Japanese 約物「テスト」。exercise shared line layout.</w:t>
      </w:r>
    </w:p>
    <w:p>
      <w:pPr>
        <w:keepLines w:val="0"/>
        <w:spacing w:after="120" w:line="276" w:lineRule="auto"/>
      </w:pPr>
      <w:r>
        <w:t>Second-column paragraph 7. Mixed punctuation (A/B), numbers 1,234.50, and Japanese 約物「テスト」。exercise shared line layout.</w:t>
      </w:r>
    </w:p>
    <w:p>
      <w:pPr>
        <w:keepLines w:val="0"/>
        <w:spacing w:after="120" w:line="276" w:lineRule="auto"/>
      </w:pPr>
      <w:r>
        <w:t>Second-column paragraph 8. Mixed punctuation (A/B), numbers 1,234.50, and Japanese 約物「テスト」。exercise shared line layout.</w:t>
      </w:r>
    </w:p>
    <w:p>
      <w:pPr>
        <w:sectPr>
          <w:headerReference w:type="default" r:id="rId19"/>
          <w:headerReference w:type="first" r:id="rId20"/>
          <w:headerReference w:type="even" r:id="rId21"/>
          <w:footerReference w:type="default" r:id="rId22"/>
          <w:type w:val="continuous"/>
          <w:pgSz w:w="12240" w:h="15840"/>
          <w:pgMar w:top="1152" w:right="1440" w:bottom="1152" w:left="1440" w:header="648" w:footer="648" w:gutter="0"/>
          <w:cols w:space="720" w:num="2" w:sep="1"/>
          <w:titlePg/>
          <w:docGrid w:linePitch="360" w:type="linesAndChars" w:charSpace="0"/>
          <w:pgBorders w:offsetFrom="page" w:display="allPages" w:zOrder="back">
            <w:top w:val="single" w:sz="6" w:space="20" w:color="CAD3DA"/>
            <w:left w:val="single" w:sz="6" w:space="20" w:color="CAD3DA"/>
            <w:bottom w:val="single" w:sz="6" w:space="20" w:color="CAD3DA"/>
            <w:right w:val="single" w:sz="6" w:space="20" w:color="CAD3DA"/>
          </w:pgBorders>
          <w:lnNumType w:countBy="1" w:start="1" w:distance="360" w:restart="newPage"/>
        </w:sectPr>
      </w:pPr>
    </w:p>
    <w:p>
      <w:pPr>
        <w:pStyle w:val="Heading1"/>
      </w:pPr>
      <w:r>
        <w:t>Landscape section and page-number restart</w:t>
      </w:r>
    </w:p>
    <w:p>
      <w:pPr>
        <w:spacing w:before="160" w:after="120"/>
      </w:pPr>
      <w:r>
        <w:rPr>
          <w:rFonts w:ascii="Arial" w:hAnsi="Arial" w:eastAsia="Arial Unicode MS" w:cs="Arial Unicode MS"/>
          <w:b/>
          <w:color w:val="FFFFFF"/>
          <w:sz w:val="17"/>
          <w:shd w:fill="2A7F8E"/>
        </w:rPr>
        <w:t>D-SECT-001</w:t>
      </w:r>
      <w:r>
        <w:rPr>
          <w:rFonts w:ascii="Arial" w:hAnsi="Arial" w:eastAsia="Arial Unicode MS" w:cs="Arial Unicode MS"/>
          <w:sz w:val="17"/>
        </w:rPr>
        <w:t xml:space="preserve">   </w:t>
      </w:r>
      <w:r>
        <w:rPr>
          <w:rFonts w:ascii="Arial" w:hAnsi="Arial" w:eastAsia="Arial Unicode MS" w:cs="Arial Unicode MS"/>
          <w:b/>
          <w:color w:val="17324D"/>
          <w:sz w:val="21"/>
        </w:rPr>
        <w:t>Landscape geometry, new-page section, and lower-roman restart</w:t>
      </w:r>
    </w:p>
    <w:p>
      <w:pPr>
        <w:keepLines w:val="0"/>
        <w:spacing w:after="120" w:line="276" w:lineRule="auto"/>
      </w:pPr>
      <w:r>
        <w:t>The page rotates to landscape, narrows side margins, restarts page numbering, and returns to a single text column. Header and footer relationships are intentionally distinct.</w:t>
      </w:r>
    </w:p>
    <w:tbl>
      <w:tblPr>
        <w:tblLook w:firstColumn="1" w:firstRow="1" w:lastColumn="0" w:lastRow="0" w:noHBand="0" w:noVBand="1" w:val="04A0"/>
        <w:tblW w:type="dxa" w:w="10800"/>
        <w:tblInd w:type="dxa" w:w="120"/>
        <w:tblLayout w:type="fixed"/>
      </w:tblPr>
      <w:tblGrid>
        <w:gridCol w:w="1300"/>
        <w:gridCol w:w="1600"/>
        <w:gridCol w:w="1200"/>
        <w:gridCol w:w="1600"/>
        <w:gridCol w:w="1200"/>
        <w:gridCol w:w="3900"/>
      </w:tblGrid>
      <w:tr>
        <w:tc>
          <w:tcPr>
            <w:tcW w:type="dxa" w:w="1300"/>
            <w:shd w:fill="17324D"/>
            <w:tcMar>
              <w:top w:w="100" w:type="dxa"/>
              <w:start w:w="120" w:type="dxa"/>
              <w:bottom w:w="100" w:type="dxa"/>
              <w:end w:w="120" w:type="dxa"/>
            </w:tcMar>
          </w:tcPr>
          <w:p>
            <w:r>
              <w:rPr>
                <w:rFonts w:ascii="Arial" w:hAnsi="Arial" w:eastAsia="Arial Unicode MS" w:cs="Arial Unicode MS"/>
                <w:b/>
                <w:color w:val="FFFFFF"/>
                <w:sz w:val="17"/>
              </w:rPr>
              <w:t>Axis</w:t>
            </w:r>
          </w:p>
        </w:tc>
        <w:tc>
          <w:tcPr>
            <w:tcW w:type="dxa" w:w="1600"/>
            <w:shd w:fill="17324D"/>
            <w:tcMar>
              <w:top w:w="100" w:type="dxa"/>
              <w:start w:w="120" w:type="dxa"/>
              <w:bottom w:w="100" w:type="dxa"/>
              <w:end w:w="120" w:type="dxa"/>
            </w:tcMar>
          </w:tcPr>
          <w:p>
            <w:r>
              <w:rPr>
                <w:rFonts w:ascii="Arial" w:hAnsi="Arial" w:eastAsia="Arial Unicode MS" w:cs="Arial Unicode MS"/>
                <w:b/>
                <w:color w:val="FFFFFF"/>
                <w:sz w:val="17"/>
              </w:rPr>
              <w:t>Minimum</w:t>
            </w:r>
          </w:p>
        </w:tc>
        <w:tc>
          <w:tcPr>
            <w:tcW w:type="dxa" w:w="1200"/>
            <w:shd w:fill="17324D"/>
            <w:tcMar>
              <w:top w:w="100" w:type="dxa"/>
              <w:start w:w="120" w:type="dxa"/>
              <w:bottom w:w="100" w:type="dxa"/>
              <w:end w:w="120" w:type="dxa"/>
            </w:tcMar>
          </w:tcPr>
          <w:p>
            <w:r>
              <w:rPr>
                <w:rFonts w:ascii="Arial" w:hAnsi="Arial" w:eastAsia="Arial Unicode MS" w:cs="Arial Unicode MS"/>
                <w:b/>
                <w:color w:val="FFFFFF"/>
                <w:sz w:val="17"/>
              </w:rPr>
              <w:t>Zero</w:t>
            </w:r>
          </w:p>
        </w:tc>
        <w:tc>
          <w:tcPr>
            <w:tcW w:type="dxa" w:w="1600"/>
            <w:shd w:fill="17324D"/>
            <w:tcMar>
              <w:top w:w="100" w:type="dxa"/>
              <w:start w:w="120" w:type="dxa"/>
              <w:bottom w:w="100" w:type="dxa"/>
              <w:end w:w="120" w:type="dxa"/>
            </w:tcMar>
          </w:tcPr>
          <w:p>
            <w:r>
              <w:rPr>
                <w:rFonts w:ascii="Arial" w:hAnsi="Arial" w:eastAsia="Arial Unicode MS" w:cs="Arial Unicode MS"/>
                <w:b/>
                <w:color w:val="FFFFFF"/>
                <w:sz w:val="17"/>
              </w:rPr>
              <w:t>Maximum</w:t>
            </w:r>
          </w:p>
        </w:tc>
        <w:tc>
          <w:tcPr>
            <w:tcW w:type="dxa" w:w="1200"/>
            <w:shd w:fill="17324D"/>
            <w:tcMar>
              <w:top w:w="100" w:type="dxa"/>
              <w:start w:w="120" w:type="dxa"/>
              <w:bottom w:w="100" w:type="dxa"/>
              <w:end w:w="120" w:type="dxa"/>
            </w:tcMar>
          </w:tcPr>
          <w:p>
            <w:r>
              <w:rPr>
                <w:rFonts w:ascii="Arial" w:hAnsi="Arial" w:eastAsia="Arial Unicode MS" w:cs="Arial Unicode MS"/>
                <w:b/>
                <w:color w:val="FFFFFF"/>
                <w:sz w:val="17"/>
              </w:rPr>
              <w:t>Unicode</w:t>
            </w:r>
          </w:p>
        </w:tc>
        <w:tc>
          <w:tcPr>
            <w:tcW w:type="dxa" w:w="3900"/>
            <w:shd w:fill="17324D"/>
            <w:tcMar>
              <w:top w:w="100" w:type="dxa"/>
              <w:start w:w="120" w:type="dxa"/>
              <w:bottom w:w="100" w:type="dxa"/>
              <w:end w:w="120" w:type="dxa"/>
            </w:tcMar>
          </w:tcPr>
          <w:p>
            <w:r>
              <w:rPr>
                <w:rFonts w:ascii="Arial" w:hAnsi="Arial" w:eastAsia="Arial Unicode MS" w:cs="Arial Unicode MS"/>
                <w:b/>
                <w:color w:val="FFFFFF"/>
                <w:sz w:val="17"/>
              </w:rPr>
              <w:t>Expected</w:t>
            </w:r>
          </w:p>
        </w:tc>
      </w:tr>
      <w:tr>
        <w:tc>
          <w:tcPr>
            <w:tcW w:type="dxa" w:w="1300"/>
            <w:tcMar>
              <w:top w:w="100" w:type="dxa"/>
              <w:start w:w="120" w:type="dxa"/>
              <w:bottom w:w="100" w:type="dxa"/>
              <w:end w:w="120" w:type="dxa"/>
            </w:tcMar>
          </w:tcPr>
          <w:p>
            <w:r>
              <w:rPr>
                <w:rFonts w:ascii="Arial" w:hAnsi="Arial" w:eastAsia="Arial Unicode MS" w:cs="Arial Unicode MS"/>
                <w:b w:val="0"/>
                <w:color w:val="1F2933"/>
                <w:sz w:val="17"/>
              </w:rPr>
              <w:t>Width</w:t>
            </w:r>
          </w:p>
        </w:tc>
        <w:tc>
          <w:tcPr>
            <w:tcW w:type="dxa" w:w="1600"/>
            <w:tcMar>
              <w:top w:w="100" w:type="dxa"/>
              <w:start w:w="120" w:type="dxa"/>
              <w:bottom w:w="100" w:type="dxa"/>
              <w:end w:w="120" w:type="dxa"/>
            </w:tcMar>
          </w:tcPr>
          <w:p>
            <w:r>
              <w:rPr>
                <w:rFonts w:ascii="Arial" w:hAnsi="Arial" w:eastAsia="Arial Unicode MS" w:cs="Arial Unicode MS"/>
                <w:b w:val="0"/>
                <w:color w:val="1F2933"/>
                <w:sz w:val="17"/>
              </w:rPr>
              <w:t>0.01 in</w:t>
            </w:r>
          </w:p>
        </w:tc>
        <w:tc>
          <w:tcPr>
            <w:tcW w:type="dxa" w:w="1200"/>
            <w:tcMar>
              <w:top w:w="100" w:type="dxa"/>
              <w:start w:w="120" w:type="dxa"/>
              <w:bottom w:w="100" w:type="dxa"/>
              <w:end w:w="120" w:type="dxa"/>
            </w:tcMar>
          </w:tcPr>
          <w:p>
            <w:r>
              <w:rPr>
                <w:rFonts w:ascii="Arial" w:hAnsi="Arial" w:eastAsia="Arial Unicode MS" w:cs="Arial Unicode MS"/>
                <w:b w:val="0"/>
                <w:color w:val="1F2933"/>
                <w:sz w:val="17"/>
              </w:rPr>
              <w:t>0</w:t>
            </w:r>
          </w:p>
        </w:tc>
        <w:tc>
          <w:tcPr>
            <w:tcW w:type="dxa" w:w="1600"/>
            <w:tcMar>
              <w:top w:w="100" w:type="dxa"/>
              <w:start w:w="120" w:type="dxa"/>
              <w:bottom w:w="100" w:type="dxa"/>
              <w:end w:w="120" w:type="dxa"/>
            </w:tcMar>
          </w:tcPr>
          <w:p>
            <w:r>
              <w:rPr>
                <w:rFonts w:ascii="Arial" w:hAnsi="Arial" w:eastAsia="Arial Unicode MS" w:cs="Arial Unicode MS"/>
                <w:b w:val="0"/>
                <w:color w:val="1F2933"/>
                <w:sz w:val="17"/>
              </w:rPr>
              <w:t>10.0 in</w:t>
            </w:r>
          </w:p>
        </w:tc>
        <w:tc>
          <w:tcPr>
            <w:tcW w:type="dxa" w:w="1200"/>
            <w:tcMar>
              <w:top w:w="100" w:type="dxa"/>
              <w:start w:w="120" w:type="dxa"/>
              <w:bottom w:w="100" w:type="dxa"/>
              <w:end w:w="120" w:type="dxa"/>
            </w:tcMar>
          </w:tcPr>
          <w:p>
            <w:r>
              <w:rPr>
                <w:rFonts w:ascii="Arial" w:hAnsi="Arial" w:eastAsia="Arial Unicode MS" w:cs="Arial Unicode MS"/>
                <w:b w:val="0"/>
                <w:color w:val="1F2933"/>
                <w:sz w:val="17"/>
              </w:rPr>
              <w:t>↔</w:t>
            </w:r>
          </w:p>
        </w:tc>
        <w:tc>
          <w:tcPr>
            <w:tcW w:type="dxa" w:w="3900"/>
            <w:tcMar>
              <w:top w:w="100" w:type="dxa"/>
              <w:start w:w="120" w:type="dxa"/>
              <w:bottom w:w="100" w:type="dxa"/>
              <w:end w:w="120" w:type="dxa"/>
            </w:tcMar>
          </w:tcPr>
          <w:p>
            <w:r>
              <w:rPr>
                <w:rFonts w:ascii="Arial" w:hAnsi="Arial" w:eastAsia="Arial Unicode MS" w:cs="Arial Unicode MS"/>
                <w:b w:val="0"/>
                <w:color w:val="1F2933"/>
                <w:sz w:val="17"/>
              </w:rPr>
              <w:t>No clipping</w:t>
            </w:r>
          </w:p>
        </w:tc>
      </w:tr>
      <w:tr>
        <w:tc>
          <w:tcPr>
            <w:tcW w:type="dxa" w:w="1300"/>
            <w:tcMar>
              <w:top w:w="100" w:type="dxa"/>
              <w:start w:w="120" w:type="dxa"/>
              <w:bottom w:w="100" w:type="dxa"/>
              <w:end w:w="120" w:type="dxa"/>
            </w:tcMar>
          </w:tcPr>
          <w:p>
            <w:r>
              <w:rPr>
                <w:rFonts w:ascii="Arial" w:hAnsi="Arial" w:eastAsia="Arial Unicode MS" w:cs="Arial Unicode MS"/>
                <w:b w:val="0"/>
                <w:color w:val="1F2933"/>
                <w:sz w:val="17"/>
              </w:rPr>
              <w:t>Height</w:t>
            </w:r>
          </w:p>
        </w:tc>
        <w:tc>
          <w:tcPr>
            <w:tcW w:type="dxa" w:w="1600"/>
            <w:tcMar>
              <w:top w:w="100" w:type="dxa"/>
              <w:start w:w="120" w:type="dxa"/>
              <w:bottom w:w="100" w:type="dxa"/>
              <w:end w:w="120" w:type="dxa"/>
            </w:tcMar>
          </w:tcPr>
          <w:p>
            <w:r>
              <w:rPr>
                <w:rFonts w:ascii="Arial" w:hAnsi="Arial" w:eastAsia="Arial Unicode MS" w:cs="Arial Unicode MS"/>
                <w:b w:val="0"/>
                <w:color w:val="1F2933"/>
                <w:sz w:val="17"/>
              </w:rPr>
              <w:t>1 pt</w:t>
            </w:r>
          </w:p>
        </w:tc>
        <w:tc>
          <w:tcPr>
            <w:tcW w:type="dxa" w:w="1200"/>
            <w:tcMar>
              <w:top w:w="100" w:type="dxa"/>
              <w:start w:w="120" w:type="dxa"/>
              <w:bottom w:w="100" w:type="dxa"/>
              <w:end w:w="120" w:type="dxa"/>
            </w:tcMar>
          </w:tcPr>
          <w:p>
            <w:r>
              <w:rPr>
                <w:rFonts w:ascii="Arial" w:hAnsi="Arial" w:eastAsia="Arial Unicode MS" w:cs="Arial Unicode MS"/>
                <w:b w:val="0"/>
                <w:color w:val="1F2933"/>
                <w:sz w:val="17"/>
              </w:rPr>
              <w:t>0</w:t>
            </w:r>
          </w:p>
        </w:tc>
        <w:tc>
          <w:tcPr>
            <w:tcW w:type="dxa" w:w="1600"/>
            <w:tcMar>
              <w:top w:w="100" w:type="dxa"/>
              <w:start w:w="120" w:type="dxa"/>
              <w:bottom w:w="100" w:type="dxa"/>
              <w:end w:w="120" w:type="dxa"/>
            </w:tcMar>
          </w:tcPr>
          <w:p>
            <w:r>
              <w:rPr>
                <w:rFonts w:ascii="Arial" w:hAnsi="Arial" w:eastAsia="Arial Unicode MS" w:cs="Arial Unicode MS"/>
                <w:b w:val="0"/>
                <w:color w:val="1F2933"/>
                <w:sz w:val="17"/>
              </w:rPr>
              <w:t>720 pt</w:t>
            </w:r>
          </w:p>
        </w:tc>
        <w:tc>
          <w:tcPr>
            <w:tcW w:type="dxa" w:w="1200"/>
            <w:tcMar>
              <w:top w:w="100" w:type="dxa"/>
              <w:start w:w="120" w:type="dxa"/>
              <w:bottom w:w="100" w:type="dxa"/>
              <w:end w:w="120" w:type="dxa"/>
            </w:tcMar>
          </w:tcPr>
          <w:p>
            <w:r>
              <w:rPr>
                <w:rFonts w:ascii="Arial" w:hAnsi="Arial" w:eastAsia="Arial Unicode MS" w:cs="Arial Unicode MS"/>
                <w:b w:val="0"/>
                <w:color w:val="1F2933"/>
                <w:sz w:val="17"/>
              </w:rPr>
              <w:t>↕</w:t>
            </w:r>
          </w:p>
        </w:tc>
        <w:tc>
          <w:tcPr>
            <w:tcW w:type="dxa" w:w="3900"/>
            <w:tcMar>
              <w:top w:w="100" w:type="dxa"/>
              <w:start w:w="120" w:type="dxa"/>
              <w:bottom w:w="100" w:type="dxa"/>
              <w:end w:w="120" w:type="dxa"/>
            </w:tcMar>
          </w:tcPr>
          <w:p>
            <w:r>
              <w:rPr>
                <w:rFonts w:ascii="Arial" w:hAnsi="Arial" w:eastAsia="Arial Unicode MS" w:cs="Arial Unicode MS"/>
                <w:b w:val="0"/>
                <w:color w:val="1F2933"/>
                <w:sz w:val="17"/>
              </w:rPr>
              <w:t>Stable baseline</w:t>
            </w:r>
          </w:p>
        </w:tc>
      </w:tr>
      <w:tr>
        <w:tc>
          <w:tcPr>
            <w:tcW w:type="dxa" w:w="1300"/>
            <w:tcMar>
              <w:top w:w="100" w:type="dxa"/>
              <w:start w:w="120" w:type="dxa"/>
              <w:bottom w:w="100" w:type="dxa"/>
              <w:end w:w="120" w:type="dxa"/>
            </w:tcMar>
          </w:tcPr>
          <w:p>
            <w:r>
              <w:rPr>
                <w:rFonts w:ascii="Arial" w:hAnsi="Arial" w:eastAsia="Arial Unicode MS" w:cs="Arial Unicode MS"/>
                <w:b w:val="0"/>
                <w:color w:val="1F2933"/>
                <w:sz w:val="17"/>
              </w:rPr>
              <w:t>Rotation</w:t>
            </w:r>
          </w:p>
        </w:tc>
        <w:tc>
          <w:tcPr>
            <w:tcW w:type="dxa" w:w="1600"/>
            <w:tcMar>
              <w:top w:w="100" w:type="dxa"/>
              <w:start w:w="120" w:type="dxa"/>
              <w:bottom w:w="100" w:type="dxa"/>
              <w:end w:w="120" w:type="dxa"/>
            </w:tcMar>
          </w:tcPr>
          <w:p>
            <w:r>
              <w:rPr>
                <w:rFonts w:ascii="Arial" w:hAnsi="Arial" w:eastAsia="Arial Unicode MS" w:cs="Arial Unicode MS"/>
                <w:b w:val="0"/>
                <w:color w:val="1F2933"/>
                <w:sz w:val="17"/>
              </w:rPr>
              <w:t>−180°</w:t>
            </w:r>
          </w:p>
        </w:tc>
        <w:tc>
          <w:tcPr>
            <w:tcW w:type="dxa" w:w="1200"/>
            <w:tcMar>
              <w:top w:w="100" w:type="dxa"/>
              <w:start w:w="120" w:type="dxa"/>
              <w:bottom w:w="100" w:type="dxa"/>
              <w:end w:w="120" w:type="dxa"/>
            </w:tcMar>
          </w:tcPr>
          <w:p>
            <w:r>
              <w:rPr>
                <w:rFonts w:ascii="Arial" w:hAnsi="Arial" w:eastAsia="Arial Unicode MS" w:cs="Arial Unicode MS"/>
                <w:b w:val="0"/>
                <w:color w:val="1F2933"/>
                <w:sz w:val="17"/>
              </w:rPr>
              <w:t>0°</w:t>
            </w:r>
          </w:p>
        </w:tc>
        <w:tc>
          <w:tcPr>
            <w:tcW w:type="dxa" w:w="1600"/>
            <w:tcMar>
              <w:top w:w="100" w:type="dxa"/>
              <w:start w:w="120" w:type="dxa"/>
              <w:bottom w:w="100" w:type="dxa"/>
              <w:end w:w="120" w:type="dxa"/>
            </w:tcMar>
          </w:tcPr>
          <w:p>
            <w:r>
              <w:rPr>
                <w:rFonts w:ascii="Arial" w:hAnsi="Arial" w:eastAsia="Arial Unicode MS" w:cs="Arial Unicode MS"/>
                <w:b w:val="0"/>
                <w:color w:val="1F2933"/>
                <w:sz w:val="17"/>
              </w:rPr>
              <w:t>359°</w:t>
            </w:r>
          </w:p>
        </w:tc>
        <w:tc>
          <w:tcPr>
            <w:tcW w:type="dxa" w:w="1200"/>
            <w:tcMar>
              <w:top w:w="100" w:type="dxa"/>
              <w:start w:w="120" w:type="dxa"/>
              <w:bottom w:w="100" w:type="dxa"/>
              <w:end w:w="120" w:type="dxa"/>
            </w:tcMar>
          </w:tcPr>
          <w:p>
            <w:r>
              <w:rPr>
                <w:rFonts w:ascii="Arial" w:hAnsi="Arial" w:eastAsia="Arial Unicode MS" w:cs="Arial Unicode MS"/>
                <w:b w:val="0"/>
                <w:color w:val="1F2933"/>
                <w:sz w:val="17"/>
              </w:rPr>
              <w:t>⟳</w:t>
            </w:r>
          </w:p>
        </w:tc>
        <w:tc>
          <w:tcPr>
            <w:tcW w:type="dxa" w:w="3900"/>
            <w:tcMar>
              <w:top w:w="100" w:type="dxa"/>
              <w:start w:w="120" w:type="dxa"/>
              <w:bottom w:w="100" w:type="dxa"/>
              <w:end w:w="120" w:type="dxa"/>
            </w:tcMar>
          </w:tcPr>
          <w:p>
            <w:r>
              <w:rPr>
                <w:rFonts w:ascii="Arial" w:hAnsi="Arial" w:eastAsia="Arial Unicode MS" w:cs="Arial Unicode MS"/>
                <w:b w:val="0"/>
                <w:color w:val="1F2933"/>
                <w:sz w:val="17"/>
              </w:rPr>
              <w:t>Correct transform</w:t>
            </w:r>
          </w:p>
        </w:tc>
      </w:tr>
    </w:tbl>
    <w:p>
      <w:pPr>
        <w:sectPr>
          <w:headerReference w:type="default" r:id="rId23"/>
          <w:headerReference w:type="first" r:id="rId24"/>
          <w:headerReference w:type="even" r:id="rId25"/>
          <w:footerReference w:type="default" r:id="rId26"/>
          <w:pgSz w:w="15840" w:h="12240" w:orient="landscape"/>
          <w:pgMar w:top="1152" w:right="1080" w:bottom="1152" w:left="1080" w:header="648" w:footer="648" w:gutter="0"/>
          <w:cols w:space="360" w:num="1" w:sep="1"/>
          <w:titlePg/>
          <w:docGrid w:linePitch="360" w:type="linesAndChars" w:charSpace="0"/>
          <w:lnNumType w:countBy="1" w:start="1" w:distance="360" w:restart="newPage"/>
          <w:pgNumType w:start="1" w:fmt="lowerRoman"/>
          <w:pgBorders w:offsetFrom="page" w:display="allPages" w:zOrder="back">
            <w:top w:val="single" w:sz="6" w:space="20" w:color="CAD3DA"/>
            <w:left w:val="single" w:sz="6" w:space="20" w:color="CAD3DA"/>
            <w:bottom w:val="single" w:sz="6" w:space="20" w:color="CAD3DA"/>
            <w:right w:val="single" w:sz="6" w:space="20" w:color="CAD3DA"/>
          </w:pgBorders>
        </w:sectPr>
      </w:pPr>
    </w:p>
    <w:p>
      <w:pPr>
        <w:pStyle w:val="Heading1"/>
      </w:pPr>
      <w:r>
        <w:t>Fields, navigation, notes, and revisions</w:t>
      </w:r>
    </w:p>
    <w:p>
      <w:bookmarkStart w:id="42" w:name="D_RICH_TARGET"/>
      <w:r>
        <w:t>Reference target: durable bookmark D-RICH-TARGET</w:t>
      </w:r>
      <w:bookmarkEnd w:id="42"/>
    </w:p>
    <w:p>
      <w:pPr>
        <w:spacing w:before="160" w:after="120"/>
      </w:pPr>
      <w:r>
        <w:rPr>
          <w:rFonts w:ascii="Arial" w:hAnsi="Arial" w:eastAsia="Arial Unicode MS" w:cs="Arial Unicode MS"/>
          <w:b/>
          <w:color w:val="FFFFFF"/>
          <w:sz w:val="17"/>
          <w:shd w:fill="2A7F8E"/>
        </w:rPr>
        <w:t>D-RICH-001</w:t>
      </w:r>
      <w:r>
        <w:rPr>
          <w:rFonts w:ascii="Arial" w:hAnsi="Arial" w:eastAsia="Arial Unicode MS" w:cs="Arial Unicode MS"/>
          <w:sz w:val="17"/>
        </w:rPr>
        <w:t xml:space="preserve">   </w:t>
      </w:r>
      <w:r>
        <w:rPr>
          <w:rFonts w:ascii="Arial" w:hAnsi="Arial" w:eastAsia="Arial Unicode MS" w:cs="Arial Unicode MS"/>
          <w:b/>
          <w:color w:val="17324D"/>
          <w:sz w:val="21"/>
        </w:rPr>
        <w:t>External and internal hyperlinks</w:t>
      </w:r>
    </w:p>
    <w:p>
      <w:r>
        <w:t xml:space="preserve">External: </w:t>
      </w:r>
      <w:hyperlink r:id="rId10">
        <w:r>
          <w:rPr>
            <w:color w:val="2A7F8E"/>
            <w:u w:val="single"/>
          </w:rPr>
          <w:t>project repository</w:t>
        </w:r>
      </w:hyperlink>
      <w:r>
        <w:t xml:space="preserve">   Internal: </w:t>
      </w:r>
      <w:hyperlink w:anchor="D_RICH_TARGET">
        <w:r>
          <w:rPr>
            <w:color w:val="2A7F8E"/>
            <w:u w:val="single"/>
          </w:rPr>
          <w:t>jump to bookmark</w:t>
        </w:r>
      </w:hyperlink>
    </w:p>
    <w:p>
      <w:pPr>
        <w:spacing w:before="160" w:after="120"/>
      </w:pPr>
      <w:r>
        <w:rPr>
          <w:rFonts w:ascii="Arial" w:hAnsi="Arial" w:eastAsia="Arial Unicode MS" w:cs="Arial Unicode MS"/>
          <w:b/>
          <w:color w:val="FFFFFF"/>
          <w:sz w:val="17"/>
          <w:shd w:fill="2A7F8E"/>
        </w:rPr>
        <w:t>D-FIELD-001</w:t>
      </w:r>
      <w:r>
        <w:rPr>
          <w:rFonts w:ascii="Arial" w:hAnsi="Arial" w:eastAsia="Arial Unicode MS" w:cs="Arial Unicode MS"/>
          <w:sz w:val="17"/>
        </w:rPr>
        <w:t xml:space="preserve">   </w:t>
      </w:r>
      <w:r>
        <w:rPr>
          <w:rFonts w:ascii="Arial" w:hAnsi="Arial" w:eastAsia="Arial Unicode MS" w:cs="Arial Unicode MS"/>
          <w:b/>
          <w:color w:val="17324D"/>
          <w:sz w:val="21"/>
        </w:rPr>
        <w:t>Complex PAGE, NUMPAGES, DATE, and TIME fields</w:t>
      </w:r>
    </w:p>
    <w:p>
      <w:r>
        <w:t xml:space="preserve">Page </w:t>
      </w:r>
      <w:r>
        <w:fldChar w:fldCharType="begin"/>
        <w:instrText xml:space="preserve"> PAGE \* ROMAN </w:instrText>
        <w:fldChar w:fldCharType="separate"/>
        <w:t>I</w:t>
        <w:fldChar w:fldCharType="end"/>
      </w:r>
      <w:r>
        <w:t xml:space="preserve"> of </w:t>
      </w:r>
      <w:r>
        <w:fldChar w:fldCharType="begin"/>
        <w:instrText xml:space="preserve"> NUMPAGES </w:instrText>
        <w:fldChar w:fldCharType="separate"/>
        <w:t>8</w:t>
        <w:fldChar w:fldCharType="end"/>
      </w:r>
      <w:r>
        <w:t xml:space="preserve">   Date </w:t>
      </w:r>
      <w:r>
        <w:fldChar w:fldCharType="begin" w:fldLock="true"/>
        <w:instrText xml:space="preserve"> DATE \@ "yyyy-MM-dd" </w:instrText>
        <w:fldChar w:fldCharType="separate"/>
        <w:t>2026-01-01</w:t>
        <w:fldChar w:fldCharType="end"/>
      </w:r>
      <w:r>
        <w:t xml:space="preserve">   Time </w:t>
      </w:r>
      <w:r>
        <w:fldChar w:fldCharType="begin" w:fldLock="true"/>
        <w:instrText xml:space="preserve"> TIME \@ "HH:mm" </w:instrText>
        <w:fldChar w:fldCharType="separate"/>
        <w:t>00:00</w:t>
        <w:fldChar w:fldCharType="end"/>
      </w:r>
    </w:p>
    <w:p>
      <w:pPr>
        <w:spacing w:before="160" w:after="120"/>
      </w:pPr>
      <w:r>
        <w:rPr>
          <w:rFonts w:ascii="Arial" w:hAnsi="Arial" w:eastAsia="Arial Unicode MS" w:cs="Arial Unicode MS"/>
          <w:b/>
          <w:color w:val="FFFFFF"/>
          <w:sz w:val="17"/>
          <w:shd w:fill="2A7F8E"/>
        </w:rPr>
        <w:t>D-NOTE-001</w:t>
      </w:r>
      <w:r>
        <w:rPr>
          <w:rFonts w:ascii="Arial" w:hAnsi="Arial" w:eastAsia="Arial Unicode MS" w:cs="Arial Unicode MS"/>
          <w:sz w:val="17"/>
        </w:rPr>
        <w:t xml:space="preserve">   </w:t>
      </w:r>
      <w:r>
        <w:rPr>
          <w:rFonts w:ascii="Arial" w:hAnsi="Arial" w:eastAsia="Arial Unicode MS" w:cs="Arial Unicode MS"/>
          <w:b/>
          <w:color w:val="17324D"/>
          <w:sz w:val="21"/>
        </w:rPr>
        <w:t>Footnote and endnote relationships</w:t>
      </w:r>
    </w:p>
    <w:p>
      <w:r>
        <w:t>A body reference is followed by a footnote</w:t>
      </w:r>
      <w:r>
        <w:t/>
        <w:footnoteReference w:id="2"/>
      </w:r>
      <w:r>
        <w:t xml:space="preserve"> and an endnote</w:t>
      </w:r>
      <w:r>
        <w:t/>
        <w:endnoteReference w:id="2"/>
      </w:r>
      <w:r>
        <w:t>.</w:t>
      </w:r>
    </w:p>
    <w:p>
      <w:pPr>
        <w:spacing w:before="160" w:after="120"/>
      </w:pPr>
      <w:r>
        <w:rPr>
          <w:rFonts w:ascii="Arial" w:hAnsi="Arial" w:eastAsia="Arial Unicode MS" w:cs="Arial Unicode MS"/>
          <w:b/>
          <w:color w:val="FFFFFF"/>
          <w:sz w:val="17"/>
          <w:shd w:fill="2A7F8E"/>
        </w:rPr>
        <w:t>D-REV-001</w:t>
      </w:r>
      <w:r>
        <w:rPr>
          <w:rFonts w:ascii="Arial" w:hAnsi="Arial" w:eastAsia="Arial Unicode MS" w:cs="Arial Unicode MS"/>
          <w:sz w:val="17"/>
        </w:rPr>
        <w:t xml:space="preserve">   </w:t>
      </w:r>
      <w:r>
        <w:rPr>
          <w:rFonts w:ascii="Arial" w:hAnsi="Arial" w:eastAsia="Arial Unicode MS" w:cs="Arial Unicode MS"/>
          <w:b/>
          <w:color w:val="17324D"/>
          <w:sz w:val="21"/>
        </w:rPr>
        <w:t>Tracked deletion/insertion and anchored comment</w:t>
      </w:r>
    </w:p>
    <w:p>
      <w:r>
        <w:t xml:space="preserve">Tracked replacement: </w:t>
      </w:r>
      <w:del w:id="71" w:author="OOXML Corpus" w:date="2026-01-01T00:00:00Z">
        <w:r>
          <w:delText>old wording</w:delText>
        </w:r>
      </w:del>
      <w:ins w:id="72" w:author="OOXML Corpus" w:date="2026-01-01T00:00:00Z">
        <w:r>
          <w:t>revised wording</w:t>
        </w:r>
      </w:ins>
      <w:r>
        <w:t>.</w:t>
      </w:r>
    </w:p>
    <w:p>
      <w:r>
        <w:t xml:space="preserve">Comment anchor: </w:t>
      </w:r>
      <w:commentRangeStart w:id="5"/>
      <w:r>
        <w:t>commented phrase</w:t>
      </w:r>
      <w:commentRangeEnd w:id="5"/>
      <w:r>
        <w:rPr>
          <w:rStyle w:val="CommentReference"/>
        </w:rPr>
        <w:commentReference w:id="5"/>
      </w:r>
      <w:r>
        <w:t>.</w:t>
      </w:r>
    </w:p>
    <w:p>
      <w:pPr>
        <w:spacing w:before="160" w:after="120"/>
      </w:pPr>
      <w:r>
        <w:rPr>
          <w:rFonts w:ascii="Arial" w:hAnsi="Arial" w:eastAsia="Arial Unicode MS" w:cs="Arial Unicode MS"/>
          <w:b/>
          <w:color w:val="FFFFFF"/>
          <w:sz w:val="17"/>
          <w:shd w:fill="2A7F8E"/>
        </w:rPr>
        <w:t>D-MATH-001</w:t>
      </w:r>
      <w:r>
        <w:rPr>
          <w:rFonts w:ascii="Arial" w:hAnsi="Arial" w:eastAsia="Arial Unicode MS" w:cs="Arial Unicode MS"/>
          <w:sz w:val="17"/>
        </w:rPr>
        <w:t xml:space="preserve">   </w:t>
      </w:r>
      <w:r>
        <w:rPr>
          <w:rFonts w:ascii="Arial" w:hAnsi="Arial" w:eastAsia="Arial Unicode MS" w:cs="Arial Unicode MS"/>
          <w:b/>
          <w:color w:val="17324D"/>
          <w:sz w:val="21"/>
        </w:rPr>
        <w:t>Inline OMML equation</w:t>
      </w:r>
    </w:p>
    <w:p>
      <w:r>
        <w:t xml:space="preserve">Equation: </w:t>
      </w:r>
      <m:oMathPara>
        <m:oMath>
          <m:r>
            <m:t>x</m:t>
          </m:r>
          <m:sSup>
            <m:e>
              <m:r>
                <m:t>2</m:t>
              </m:r>
            </m:e>
            <m:sup>
              <m:r>
                <m:t>2</m:t>
              </m:r>
            </m:sup>
          </m:sSup>
          <m:r>
            <m:t> + y</m:t>
          </m:r>
          <m:sSup>
            <m:e>
              <m:r>
                <m:t>2</m:t>
              </m:r>
            </m:e>
            <m:sup>
              <m:r>
                <m:t>2</m:t>
              </m:r>
            </m:sup>
          </m:sSup>
          <m:r>
            <m:t> = z</m:t>
          </m:r>
          <m:sSup>
            <m:e>
              <m:r>
                <m:t>2</m:t>
              </m:r>
            </m:e>
            <m:sup>
              <m:r>
                <m:t>2</m:t>
              </m:r>
            </m:sup>
          </m:sSup>
        </m:oMath>
      </m:oMathPara>
    </w:p>
    <w:p>
      <w:pPr>
        <w:spacing w:before="160" w:after="120"/>
      </w:pPr>
      <w:r>
        <w:rPr>
          <w:rFonts w:ascii="Arial" w:hAnsi="Arial" w:eastAsia="Arial Unicode MS" w:cs="Arial Unicode MS"/>
          <w:b/>
          <w:color w:val="FFFFFF"/>
          <w:sz w:val="17"/>
          <w:shd w:fill="2A7F8E"/>
        </w:rPr>
        <w:t>D-END-001</w:t>
      </w:r>
      <w:r>
        <w:rPr>
          <w:rFonts w:ascii="Arial" w:hAnsi="Arial" w:eastAsia="Arial Unicode MS" w:cs="Arial Unicode MS"/>
          <w:sz w:val="17"/>
        </w:rPr>
        <w:t xml:space="preserve">   </w:t>
      </w:r>
      <w:r>
        <w:rPr>
          <w:rFonts w:ascii="Arial" w:hAnsi="Arial" w:eastAsia="Arial Unicode MS" w:cs="Arial Unicode MS"/>
          <w:b/>
          <w:color w:val="17324D"/>
          <w:sz w:val="21"/>
        </w:rPr>
        <w:t>Empty final paragraph and explicit document terminus</w:t>
      </w:r>
    </w:p>
    <w:p>
      <w:pPr>
        <w:keepLines w:val="0"/>
        <w:spacing w:after="120" w:line="276" w:lineRule="auto"/>
      </w:pPr>
      <w:r>
        <w:t>The corpus ends with an intentionally empty paragraph after this sentence.</w:t>
      </w:r>
    </w:p>
    <w:p>
      <w:pPr>
        <w:sectPr w:rsidR="00FC693F" w:rsidRPr="0006063C" w:rsidSect="00034616">
          <w:type w:val="nextPage"/>
          <w:headerReference w:type="default" r:id="rId27"/>
          <w:headerReference w:type="first" r:id="rId28"/>
          <w:headerReference w:type="even" r:id="rId29"/>
          <w:footerReference w:type="default" r:id="rId30"/>
          <w:pgSz w:w="12240" w:h="15840"/>
          <w:pgMar w:top="1152" w:right="1440" w:bottom="1152" w:left="1440" w:header="648" w:footer="648" w:gutter="0"/>
          <w:cols w:space="360" w:num="1" w:sep="1"/>
          <w:titlePg/>
          <w:docGrid w:linePitch="360" w:type="linesAndChars" w:charSpace="0"/>
          <w:lnNumType w:countBy="1" w:start="1" w:distance="360" w:restart="newPage"/>
          <w:pgNumType w:start="1" w:fmt="lowerRoman"/>
          <w:pgBorders w:offsetFrom="page" w:display="allPages" w:zOrder="back">
            <w:top w:val="single" w:sz="6" w:space="20" w:color="CAD3DA"/>
            <w:left w:val="single" w:sz="6" w:space="20" w:color="CAD3DA"/>
            <w:bottom w:val="single" w:sz="6" w:space="20" w:color="CAD3DA"/>
            <w:right w:val="single" w:sz="6" w:space="20" w:color="CAD3DA"/>
          </w:pgBorders>
        </w:sectPr>
      </w:pPr>
    </w:p>
    <w:p>
      <w:pPr>
        <w:keepNext/>
        <w:spacing w:before="160" w:after="100" w:line="276" w:lineRule="auto"/>
      </w:pPr>
      <w:r>
        <w:rPr>
          <w:rFonts w:ascii="Arial" w:hAnsi="Arial" w:eastAsia="Yu Mincho" w:cs="Arial"/>
          <w:b/>
          <w:color w:val="FFFFFF"/>
          <w:sz w:val="17"/>
          <w:szCs w:val="17"/>
          <w:shd w:fill="2A7F8E" w:val="clear"/>
        </w:rPr>
        <w:t>D-VERT-001</w:t>
      </w:r>
      <w:r>
        <w:rPr>
          <w:rFonts w:ascii="Arial" w:hAnsi="Arial" w:eastAsia="Yu Mincho" w:cs="Arial"/>
          <w:sz w:val="17"/>
          <w:szCs w:val="17"/>
        </w:rPr>
        <w:t xml:space="preserve">   </w:t>
      </w:r>
      <w:r>
        <w:rPr>
          <w:rFonts w:ascii="Arial" w:hAnsi="Arial" w:eastAsia="Yu Mincho" w:cs="Arial"/>
          <w:b/>
          <w:color w:val="17324D"/>
          <w:sz w:val="21"/>
          <w:szCs w:val="21"/>
        </w:rPr>
        <w:t>True vertical section and horizontal-section handoff</w:t>
      </w:r>
    </w:p>
    <w:p>
      <w:pPr>
        <w:spacing w:before="0" w:after="100" w:line="276" w:lineRule="auto"/>
      </w:pPr>
      <w:r>
        <w:rPr>
          <w:rFonts w:ascii="Arial" w:hAnsi="Arial" w:eastAsia="Yu Mincho" w:cs="Arial"/>
          <w:color w:val="5B6573"/>
          <w:sz w:val="17"/>
          <w:szCs w:val="17"/>
          <w:lang w:val="en-US" w:eastAsia="en-US"/>
        </w:rPr>
        <w:t>A non-final tbRl section exercises section-scoped flow, grid, and the return to horizontal text.</w:t>
      </w:r>
    </w:p>
    <w:p>
      <w:pPr>
        <w:kinsoku/>
        <w:spacing w:before="0" w:after="180" w:line="360" w:lineRule="auto"/>
      </w:pPr>
      <w:r>
        <w:rPr>
          <w:rFonts w:ascii="Yu Mincho" w:hAnsi="Yu Mincho" w:eastAsia="Yu Mincho" w:cs="Yu Mincho"/>
          <w:sz w:val="30"/>
          <w:szCs w:val="30"/>
          <w:lang w:val="ja-JP" w:eastAsia="ja-JP"/>
        </w:rPr>
        <w:t>縦書き本文。右上から下へ進み、列は右から左へ送られます。</w:t>
      </w:r>
    </w:p>
    <w:p>
      <w:pPr>
        <w:keepNext/>
        <w:spacing w:before="160" w:after="100" w:line="276" w:lineRule="auto"/>
      </w:pPr>
      <w:r>
        <w:rPr>
          <w:rFonts w:ascii="Arial" w:hAnsi="Arial" w:eastAsia="Yu Mincho" w:cs="Arial"/>
          <w:b/>
          <w:color w:val="FFFFFF"/>
          <w:sz w:val="17"/>
          <w:szCs w:val="17"/>
          <w:shd w:fill="2A7F8E" w:val="clear"/>
        </w:rPr>
        <w:t>D-VERT-002</w:t>
      </w:r>
      <w:r>
        <w:rPr>
          <w:rFonts w:ascii="Arial" w:hAnsi="Arial" w:eastAsia="Yu Mincho" w:cs="Arial"/>
          <w:sz w:val="17"/>
          <w:szCs w:val="17"/>
        </w:rPr>
        <w:t xml:space="preserve">   </w:t>
      </w:r>
      <w:r>
        <w:rPr>
          <w:rFonts w:ascii="Arial" w:hAnsi="Arial" w:eastAsia="Yu Mincho" w:cs="Arial"/>
          <w:b/>
          <w:color w:val="17324D"/>
          <w:sz w:val="21"/>
          <w:szCs w:val="21"/>
        </w:rPr>
        <w:t>Vertical forms: prolonged sound marks, brackets, and punctuation</w:t>
      </w:r>
    </w:p>
    <w:p>
      <w:pPr>
        <w:kinsoku/>
        <w:spacing w:before="0" w:after="180" w:line="360" w:lineRule="auto"/>
      </w:pPr>
      <w:r>
        <w:rPr>
          <w:rFonts w:ascii="Yu Mincho" w:hAnsi="Yu Mincho" w:eastAsia="Yu Mincho" w:cs="Yu Mincho"/>
          <w:sz w:val="30"/>
          <w:szCs w:val="30"/>
          <w:lang w:val="ja-JP" w:eastAsia="ja-JP"/>
        </w:rPr>
        <w:t>コーヒー・テーマーABC12・スーパーーX。波形〜～、句読点、。「かぎ」『二重』（丸）【隅付き】〔亀甲〕〈山〉《二重山》〖白隅〗：；！？</w:t>
      </w:r>
    </w:p>
    <w:p>
      <w:pPr>
        <w:kinsoku/>
        <w:spacing w:before="0" w:after="180" w:line="360" w:lineRule="auto"/>
      </w:pPr>
      <w:r>
        <w:rPr>
          <w:rFonts w:ascii="Yu Mincho" w:hAnsi="Yu Mincho" w:eastAsia="Yu Mincho" w:cs="Yu Mincho"/>
          <w:sz w:val="30"/>
          <w:szCs w:val="30"/>
          <w:em w:val="dot"/>
          <w:lang w:val="ja-JP" w:eastAsia="ja-JP"/>
        </w:rPr>
        <w:t>傍点</w:t>
      </w:r>
      <w:r>
        <w:rPr>
          <w:rFonts w:ascii="Yu Mincho" w:hAnsi="Yu Mincho" w:eastAsia="Yu Mincho" w:cs="Yu Mincho"/>
          <w:sz w:val="30"/>
          <w:szCs w:val="30"/>
          <w:lang w:val="ja-JP" w:eastAsia="ja-JP"/>
        </w:rPr>
        <w:t xml:space="preserve"> と通常文字、</w:t>
      </w:r>
      <w:r>
        <w:rPr>
          <w:rFonts w:ascii="Yu Mincho" w:hAnsi="Yu Mincho" w:eastAsia="Yu Mincho" w:cs="Yu Mincho"/>
          <w:sz w:val="30"/>
          <w:szCs w:val="30"/>
          <w:lang w:val="ja-JP" w:eastAsia="ja-JP"/>
          <w:eastAsianLayout w:combine="1"/>
        </w:rPr>
        <w:t>12</w:t>
      </w:r>
      <w:r>
        <w:rPr>
          <w:rFonts w:ascii="Yu Mincho" w:hAnsi="Yu Mincho" w:eastAsia="Yu Mincho" w:cs="Yu Mincho"/>
          <w:sz w:val="30"/>
          <w:szCs w:val="30"/>
          <w:lang w:val="ja-JP" w:eastAsia="ja-JP"/>
        </w:rPr>
        <w:t>月、</w:t>
      </w:r>
      <w:r>
        <w:rPr>
          <w:rFonts w:ascii="Yu Mincho" w:hAnsi="Yu Mincho" w:eastAsia="Yu Mincho" w:cs="Yu Mincho"/>
          <w:sz w:val="30"/>
          <w:szCs w:val="30"/>
          <w:lang w:val="ja-JP" w:eastAsia="ja-JP"/>
          <w:eastAsianLayout w:combine="1" w:combineBrackets="round"/>
        </w:rPr>
        <w:t>(34)</w:t>
      </w:r>
      <w:r>
        <w:rPr>
          <w:rFonts w:ascii="Yu Mincho" w:hAnsi="Yu Mincho" w:eastAsia="Yu Mincho" w:cs="Yu Mincho"/>
          <w:sz w:val="30"/>
          <w:szCs w:val="30"/>
          <w:lang w:val="ja-JP" w:eastAsia="ja-JP"/>
        </w:rPr>
        <w:t>組を同じ段落で比較します。</w:t>
      </w:r>
    </w:p>
    <w:p>
      <w:pPr>
        <w:keepNext/>
        <w:spacing w:before="160" w:after="100" w:line="276" w:lineRule="auto"/>
      </w:pPr>
      <w:r>
        <w:rPr>
          <w:rFonts w:ascii="Arial" w:hAnsi="Arial" w:eastAsia="Yu Mincho" w:cs="Arial"/>
          <w:b/>
          <w:color w:val="FFFFFF"/>
          <w:sz w:val="17"/>
          <w:szCs w:val="17"/>
          <w:shd w:fill="2A7F8E" w:val="clear"/>
        </w:rPr>
        <w:t>D-VERT-003</w:t>
      </w:r>
      <w:r>
        <w:rPr>
          <w:rFonts w:ascii="Arial" w:hAnsi="Arial" w:eastAsia="Yu Mincho" w:cs="Arial"/>
          <w:sz w:val="17"/>
          <w:szCs w:val="17"/>
        </w:rPr>
        <w:t xml:space="preserve">   </w:t>
      </w:r>
      <w:r>
        <w:rPr>
          <w:rFonts w:ascii="Arial" w:hAnsi="Arial" w:eastAsia="Yu Mincho" w:cs="Arial"/>
          <w:b/>
          <w:color w:val="17324D"/>
          <w:sz w:val="21"/>
          <w:szCs w:val="21"/>
        </w:rPr>
        <w:t>18 pt document grid with 14 pt and 16 pt body text</w:t>
      </w:r>
    </w:p>
    <w:p>
      <w:pPr>
        <w:kinsoku/>
        <w:spacing w:before="0" w:after="160" w:line="360" w:lineRule="auto"/>
      </w:pPr>
      <w:r>
        <w:rPr>
          <w:rFonts w:ascii="Yu Mincho" w:hAnsi="Yu Mincho" w:eastAsia="Yu Mincho" w:cs="Yu Mincho"/>
          <w:sz w:val="28"/>
          <w:szCs w:val="28"/>
          <w:lang w:val="ja-JP" w:eastAsia="ja-JP"/>
        </w:rPr>
        <w:t>十四ポイント：文字送りと列送りの基準を確認します。ー「」：；</w:t>
      </w:r>
    </w:p>
    <w:p>
      <w:pPr>
        <w:kinsoku/>
        <w:spacing w:before="0" w:after="160" w:line="360" w:lineRule="auto"/>
      </w:pPr>
      <w:r>
        <w:rPr>
          <w:rFonts w:ascii="Yu Mincho" w:hAnsi="Yu Mincho" w:eastAsia="Yu Mincho" w:cs="Yu Mincho"/>
          <w:sz w:val="32"/>
          <w:szCs w:val="32"/>
          <w:lang w:val="ja-JP" w:eastAsia="ja-JP"/>
        </w:rPr>
        <w:t>十六ポイント：同じ十八ポイントのグリッドへ配置します。ー（）〖〗</w:t>
      </w:r>
    </w:p>
    <w:p>
      <w:pPr>
        <w:spacing w:before="0" w:after="0" w:line="276" w:lineRule="auto"/>
      </w:pPr>
      <w:r>
        <w:rPr>
          <w:rFonts w:ascii="Arial" w:hAnsi="Arial" w:eastAsia="Yu Mincho" w:cs="Arial"/>
          <w:sz w:val="22"/>
          <w:szCs w:val="22"/>
        </w:rPr>
        <w:br w:type="page"/>
      </w:r>
    </w:p>
    <w:p>
      <w:pPr>
        <w:keepNext/>
        <w:spacing w:before="160" w:after="100" w:line="276" w:lineRule="auto"/>
      </w:pPr>
      <w:r>
        <w:rPr>
          <w:rFonts w:ascii="Arial" w:hAnsi="Arial" w:eastAsia="Yu Mincho" w:cs="Arial"/>
          <w:b/>
          <w:color w:val="FFFFFF"/>
          <w:sz w:val="17"/>
          <w:szCs w:val="17"/>
          <w:shd w:fill="2A7F8E" w:val="clear"/>
        </w:rPr>
        <w:t>D-VERT-004</w:t>
      </w:r>
      <w:r>
        <w:rPr>
          <w:rFonts w:ascii="Arial" w:hAnsi="Arial" w:eastAsia="Yu Mincho" w:cs="Arial"/>
          <w:sz w:val="17"/>
          <w:szCs w:val="17"/>
        </w:rPr>
        <w:t xml:space="preserve">   </w:t>
      </w:r>
      <w:r>
        <w:rPr>
          <w:rFonts w:ascii="Arial" w:hAnsi="Arial" w:eastAsia="Yu Mincho" w:cs="Arial"/>
          <w:b/>
          <w:color w:val="17324D"/>
          <w:sz w:val="21"/>
          <w:szCs w:val="21"/>
        </w:rPr>
        <w:t>Vertical ruby, ruby-base tab, and tate-chu-yoko</w:t>
      </w:r>
    </w:p>
    <w:p>
      <w:pPr>
        <w:kinsoku/>
        <w:spacing w:before="0" w:after="220" w:line="400" w:lineRule="auto"/>
      </w:pPr>
      <w:r>
        <w:rPr>
          <w:rFonts w:ascii="Yu Mincho" w:hAnsi="Yu Mincho" w:eastAsia="Yu Mincho" w:cs="Yu Mincho"/>
          <w:sz w:val="28"/>
          <w:szCs w:val="28"/>
          <w:lang w:val="ja-JP" w:eastAsia="ja-JP"/>
        </w:rPr>
        <w:t>通常ルビ：</w:t>
      </w:r>
      <w:ruby>
        <w:rubyPr>
          <w:rubyAlign w:val="rightVertical"/>
          <w:hps w:val="14"/>
          <w:hpsRaise w:val="18"/>
          <w:hpsBaseText w:val="28"/>
          <w:lid w:val="ja-JP"/>
        </w:rubyPr>
        <w:rt>
          <w:r>
            <w:rPr>
              <w:rFonts w:ascii="Yu Mincho" w:hAnsi="Yu Mincho" w:eastAsia="Yu Mincho" w:cs="Yu Mincho"/>
              <w:sz w:val="14"/>
              <w:szCs w:val="14"/>
              <w:lang w:val="ja-JP" w:eastAsia="ja-JP"/>
            </w:rPr>
            <w:t>たてがき</w:t>
          </w:r>
        </w:rt>
        <w:rubyBase>
          <w:r>
            <w:rPr>
              <w:rFonts w:ascii="Yu Mincho" w:hAnsi="Yu Mincho" w:eastAsia="Yu Mincho" w:cs="Yu Mincho"/>
              <w:sz w:val="28"/>
              <w:szCs w:val="28"/>
              <w:lang w:val="ja-JP" w:eastAsia="ja-JP"/>
            </w:rPr>
            <w:t>縦書</w:t>
          </w:r>
        </w:rubyBase>
      </w:ruby>
      <w:r>
        <w:rPr>
          <w:rFonts w:ascii="Yu Mincho" w:hAnsi="Yu Mincho" w:eastAsia="Yu Mincho" w:cs="Yu Mincho"/>
          <w:sz w:val="28"/>
          <w:szCs w:val="28"/>
          <w:lang w:val="ja-JP" w:eastAsia="ja-JP"/>
        </w:rPr>
        <w:t>。タブ入りルビ：</w:t>
      </w:r>
      <w:ruby>
        <w:rubyPr>
          <w:rubyAlign w:val="rightVertical"/>
          <w:hps w:val="14"/>
          <w:hpsRaise w:val="18"/>
          <w:hpsBaseText w:val="28"/>
          <w:lid w:val="ja-JP"/>
        </w:rubyPr>
        <w:rt>
          <w:r>
            <w:rPr>
              <w:rFonts w:ascii="Yu Mincho" w:hAnsi="Yu Mincho" w:eastAsia="Yu Mincho" w:cs="Yu Mincho"/>
              <w:sz w:val="14"/>
              <w:szCs w:val="14"/>
              <w:lang w:val="ja-JP" w:eastAsia="ja-JP"/>
            </w:rPr>
            <w:t>きてい</w:t>
          </w:r>
        </w:rt>
        <w:rubyBase>
          <w:r>
            <w:rPr>
              <w:rFonts w:ascii="Yu Mincho" w:hAnsi="Yu Mincho" w:eastAsia="Yu Mincho" w:cs="Yu Mincho"/>
              <w:sz w:val="28"/>
              <w:szCs w:val="28"/>
              <w:lang w:val="ja-JP" w:eastAsia="ja-JP"/>
            </w:rPr>
            <w:t>基</w:t>
          </w:r>
          <w:r>
            <w:rPr>
              <w:rFonts w:ascii="Yu Mincho" w:hAnsi="Yu Mincho" w:eastAsia="Yu Mincho" w:cs="Yu Mincho"/>
              <w:sz w:val="28"/>
              <w:szCs w:val="28"/>
              <w:lang w:val="ja-JP" w:eastAsia="ja-JP"/>
            </w:rPr>
            <w:tab/>
          </w:r>
          <w:r>
            <w:rPr>
              <w:rFonts w:ascii="Yu Mincho" w:hAnsi="Yu Mincho" w:eastAsia="Yu Mincho" w:cs="Yu Mincho"/>
              <w:sz w:val="28"/>
              <w:szCs w:val="28"/>
              <w:lang w:val="ja-JP" w:eastAsia="ja-JP"/>
            </w:rPr>
            <w:t>底</w:t>
          </w:r>
        </w:rubyBase>
      </w:ruby>
      <w:r>
        <w:rPr>
          <w:rFonts w:ascii="Yu Mincho" w:hAnsi="Yu Mincho" w:eastAsia="Yu Mincho" w:cs="Yu Mincho"/>
          <w:sz w:val="28"/>
          <w:szCs w:val="28"/>
          <w:lang w:val="ja-JP" w:eastAsia="ja-JP"/>
        </w:rPr>
        <w:t>。混在：令和</w:t>
      </w:r>
      <w:r>
        <w:rPr>
          <w:rFonts w:ascii="Yu Mincho" w:hAnsi="Yu Mincho" w:eastAsia="Yu Mincho" w:cs="Yu Mincho"/>
          <w:sz w:val="28"/>
          <w:szCs w:val="28"/>
          <w:lang w:val="ja-JP" w:eastAsia="ja-JP"/>
          <w:eastAsianLayout w:combine="1"/>
        </w:rPr>
        <w:t>12</w:t>
      </w:r>
      <w:r>
        <w:rPr>
          <w:rFonts w:ascii="Yu Mincho" w:hAnsi="Yu Mincho" w:eastAsia="Yu Mincho" w:cs="Yu Mincho"/>
          <w:sz w:val="28"/>
          <w:szCs w:val="28"/>
          <w:lang w:val="ja-JP" w:eastAsia="ja-JP"/>
        </w:rPr>
        <w:t>年、</w:t>
      </w:r>
      <w:r>
        <w:rPr>
          <w:rFonts w:ascii="Yu Mincho" w:hAnsi="Yu Mincho" w:eastAsia="Yu Mincho" w:cs="Yu Mincho"/>
          <w:sz w:val="28"/>
          <w:szCs w:val="28"/>
          <w:lang w:val="ja-JP" w:eastAsia="ja-JP"/>
          <w:eastAsianLayout w:combine="1"/>
        </w:rPr>
        <w:t>AB</w:t>
      </w:r>
      <w:r>
        <w:rPr>
          <w:rFonts w:ascii="Yu Mincho" w:hAnsi="Yu Mincho" w:eastAsia="Yu Mincho" w:cs="Yu Mincho"/>
          <w:sz w:val="28"/>
          <w:szCs w:val="28"/>
          <w:lang w:val="ja-JP" w:eastAsia="ja-JP"/>
        </w:rPr>
        <w:t>版。</w:t>
      </w:r>
    </w:p>
    <w:p>
      <w:pPr>
        <w:kinsoku/>
        <w:spacing w:before="0" w:after="180" w:line="360" w:lineRule="auto"/>
      </w:pPr>
      <w:r>
        <w:rPr>
          <w:rFonts w:ascii="Yu Mincho" w:hAnsi="Yu Mincho" w:eastAsia="Yu Mincho" w:cs="Yu Mincho"/>
          <w:sz w:val="28"/>
          <w:szCs w:val="28"/>
          <w:lang w:val="ja-JP" w:eastAsia="ja-JP"/>
        </w:rPr>
        <w:t>行末に開き括弧が残らないこと、行頭に閉じ括弧や句読点が送られないことを確認する長めの文章です。「約物の禁則処理」、長音符ー、波形〜、英字ABCを連続させます。</w:t>
      </w:r>
    </w:p>
    <w:p>
      <w:pPr>
        <w:sectPr>
          <w:type w:val="nextPage"/>
          <w:pgSz w:w="12240" w:h="15840"/>
          <w:pgMar w:top="1152" w:right="1440" w:bottom="1152" w:left="1440" w:header="648" w:footer="648" w:gutter="0"/>
          <w:cols w:space="360" w:num="1"/>
          <w:textDirection w:val="tbRl"/>
          <w:docGrid w:type="linesAndChars" w:linePitch="360" w:charSpace="0"/>
          <w:pgBorders w:offsetFrom="page" w:display="allPages" w:zOrder="back">
            <w:top w:val="single" w:sz="6" w:space="20" w:color="CAD3DA"/>
            <w:left w:val="single" w:sz="6" w:space="20" w:color="CAD3DA"/>
            <w:bottom w:val="single" w:sz="6" w:space="20" w:color="CAD3DA"/>
            <w:right w:val="single" w:sz="6" w:space="20" w:color="CAD3DA"/>
          </w:pgBorders>
        </w:sectPr>
      </w:pPr>
    </w:p>
    <w:p>
      <w:pPr>
        <w:keepNext/>
        <w:bidi/>
        <w:spacing w:before="160" w:after="100" w:line="276" w:lineRule="auto"/>
        <w:jc w:val="right"/>
      </w:pPr>
      <w:r>
        <w:rPr>
          <w:rFonts w:ascii="Arial" w:hAnsi="Arial" w:eastAsia="Yu Mincho" w:cs="Arial"/>
          <w:b/>
          <w:bCs/>
          <w:color w:val="FFFFFF"/>
          <w:sz w:val="17"/>
          <w:szCs w:val="17"/>
          <w:rtl/>
          <w:cs/>
          <w:lang w:val="ar-SA" w:bidi="ar-SA"/>
          <w:shd w:fill="2A7F8E" w:val="clear"/>
        </w:rPr>
        <w:t>D-RTL-002</w:t>
      </w:r>
      <w:r>
        <w:rPr>
          <w:rFonts w:ascii="Arial" w:hAnsi="Arial" w:eastAsia="Yu Mincho" w:cs="Arial"/>
          <w:sz w:val="17"/>
          <w:szCs w:val="17"/>
          <w:rtl/>
          <w:cs/>
          <w:lang w:val="ar-SA" w:bidi="ar-SA"/>
        </w:rPr>
        <w:t xml:space="preserve">   </w:t>
      </w:r>
      <w:r>
        <w:rPr>
          <w:rFonts w:ascii="Arial" w:hAnsi="Arial" w:eastAsia="Yu Mincho" w:cs="Arial"/>
          <w:b/>
          <w:bCs/>
          <w:color w:val="17324D"/>
          <w:sz w:val="21"/>
          <w:szCs w:val="21"/>
          <w:rtl/>
          <w:cs/>
          <w:lang w:val="ar-SA" w:bidi="ar-SA"/>
        </w:rPr>
        <w:t>Full RTL paragraphs with mixed scripts and mirrored punctuation</w:t>
      </w:r>
    </w:p>
    <w:p>
      <w:pPr>
        <w:bidi/>
        <w:spacing w:before="0" w:after="100" w:line="276" w:lineRule="auto"/>
        <w:jc w:val="right"/>
      </w:pPr>
      <w:r>
        <w:rPr>
          <w:rFonts w:ascii="Arial" w:hAnsi="Arial" w:eastAsia="Yu Mincho" w:cs="Arial"/>
          <w:color w:val="5B6573"/>
          <w:sz w:val="17"/>
          <w:szCs w:val="17"/>
          <w:rtl/>
          <w:cs/>
          <w:lang w:val="ar-SA" w:bidi="ar-SA"/>
        </w:rPr>
        <w:t>Paragraph direction, run direction, logical alignment, digits, punctuation, and embedded Latin are combined.</w:t>
      </w:r>
    </w:p>
    <w:p>
      <w:pPr>
        <w:bidi/>
        <w:spacing w:before="0" w:after="180" w:line="360" w:lineRule="auto"/>
        <w:ind w:right="360"/>
        <w:jc w:val="right"/>
      </w:pPr>
      <w:r>
        <w:rPr>
          <w:rFonts w:ascii="Arial" w:hAnsi="Arial" w:eastAsia="Yu Mincho" w:cs="Arial"/>
          <w:sz w:val="28"/>
          <w:szCs w:val="28"/>
          <w:rtl/>
          <w:cs/>
          <w:lang w:val="ar-SA" w:bidi="ar-SA"/>
        </w:rPr>
        <w:t xml:space="preserve">هذا نص عربي للاختبار: </w:t>
      </w:r>
      <w:r>
        <w:rPr>
          <w:rFonts w:ascii="Arial" w:hAnsi="Arial" w:eastAsia="Yu Mincho" w:cs="Arial"/>
          <w:sz w:val="28"/>
          <w:szCs w:val="28"/>
          <w:rtl/>
          <w:cs/>
          <w:lang w:val="ar-SA" w:bidi="ar-SA"/>
        </w:rPr>
        <w:t xml:space="preserve">(2026) </w:t>
      </w:r>
      <w:r>
        <w:rPr>
          <w:rFonts w:ascii="Arial" w:hAnsi="Arial" w:eastAsia="Yu Mincho" w:cs="Arial"/>
          <w:color w:val="2A7F8E"/>
          <w:sz w:val="28"/>
          <w:szCs w:val="28"/>
          <w:lang w:val="en-US" w:eastAsia="en-US"/>
        </w:rPr>
        <w:t>Office-XML</w:t>
      </w:r>
      <w:r>
        <w:rPr>
          <w:rFonts w:ascii="Arial" w:hAnsi="Arial" w:eastAsia="Yu Mincho" w:cs="Arial"/>
          <w:sz w:val="28"/>
          <w:szCs w:val="28"/>
          <w:rtl/>
          <w:cs/>
          <w:lang w:val="ar-SA" w:bidi="ar-SA"/>
        </w:rPr>
        <w:t xml:space="preserve"> — هل تظهر الأقواس والترقيم في مواضعها؟</w:t>
      </w:r>
    </w:p>
    <w:p>
      <w:pPr>
        <w:bidi/>
        <w:spacing w:before="0" w:after="200" w:line="360" w:lineRule="auto"/>
        <w:ind w:right="360"/>
        <w:jc w:val="right"/>
      </w:pPr>
      <w:r>
        <w:rPr>
          <w:rFonts w:ascii="Arial" w:hAnsi="Arial" w:eastAsia="Yu Mincho" w:cs="Arial"/>
          <w:sz w:val="28"/>
          <w:szCs w:val="28"/>
          <w:rtl/>
          <w:cs/>
          <w:lang w:val="he-IL" w:bidi="he-IL"/>
        </w:rPr>
        <w:t xml:space="preserve">טקסט עברי משולב </w:t>
      </w:r>
      <w:r>
        <w:rPr>
          <w:rFonts w:ascii="Arial" w:hAnsi="Arial" w:eastAsia="Yu Mincho" w:cs="Arial"/>
          <w:color w:val="2A7F8E"/>
          <w:sz w:val="28"/>
          <w:szCs w:val="28"/>
          <w:lang w:val="en-US" w:eastAsia="en-US"/>
        </w:rPr>
        <w:t xml:space="preserve">ABC 123 </w:t>
      </w:r>
      <w:r>
        <w:rPr>
          <w:rFonts w:ascii="Arial" w:hAnsi="Arial" w:eastAsia="Yu Mincho" w:cs="Arial"/>
          <w:sz w:val="28"/>
          <w:szCs w:val="28"/>
          <w:rtl/>
          <w:cs/>
          <w:lang w:val="he-IL" w:bidi="he-IL"/>
        </w:rPr>
        <w:t>וסימני פיסוק: (סוגריים) [סוגריים מרובעים].</w:t>
      </w:r>
    </w:p>
    <w:p>
      <w:pPr>
        <w:keepNext/>
        <w:bidi/>
        <w:spacing w:before="160" w:after="100" w:line="276" w:lineRule="auto"/>
        <w:jc w:val="right"/>
      </w:pPr>
      <w:r>
        <w:rPr>
          <w:rFonts w:ascii="Arial" w:hAnsi="Arial" w:eastAsia="Yu Mincho" w:cs="Arial"/>
          <w:b/>
          <w:bCs/>
          <w:color w:val="FFFFFF"/>
          <w:sz w:val="17"/>
          <w:szCs w:val="17"/>
          <w:rtl/>
          <w:cs/>
          <w:lang w:val="ar-SA" w:bidi="ar-SA"/>
          <w:shd w:fill="2A7F8E" w:val="clear"/>
        </w:rPr>
        <w:t>D-RTL-003</w:t>
      </w:r>
      <w:r>
        <w:rPr>
          <w:rFonts w:ascii="Arial" w:hAnsi="Arial" w:eastAsia="Yu Mincho" w:cs="Arial"/>
          <w:sz w:val="17"/>
          <w:szCs w:val="17"/>
          <w:rtl/>
          <w:cs/>
          <w:lang w:val="ar-SA" w:bidi="ar-SA"/>
        </w:rPr>
        <w:t xml:space="preserve">   </w:t>
      </w:r>
      <w:r>
        <w:rPr>
          <w:rFonts w:ascii="Arial" w:hAnsi="Arial" w:eastAsia="Yu Mincho" w:cs="Arial"/>
          <w:b/>
          <w:bCs/>
          <w:color w:val="17324D"/>
          <w:sz w:val="21"/>
          <w:szCs w:val="21"/>
          <w:rtl/>
          <w:cs/>
          <w:lang w:val="ar-SA" w:bidi="ar-SA"/>
        </w:rPr>
        <w:t>RTL tab stops and logical start/end placement</w:t>
      </w:r>
    </w:p>
    <w:p>
      <w:pPr>
        <w:tabs>
          <w:tab w:val="right" w:pos="1440"/>
          <w:tab w:val="center" w:pos="4320"/>
          <w:tab w:val="left" w:pos="7200"/>
        </w:tabs>
        <w:bidi/>
        <w:spacing w:before="0" w:after="200" w:line="276" w:lineRule="auto"/>
        <w:jc w:val="right"/>
      </w:pPr>
      <w:r>
        <w:rPr>
          <w:rFonts w:ascii="Arial" w:hAnsi="Arial" w:eastAsia="Yu Mincho" w:cs="Arial"/>
          <w:sz w:val="26"/>
          <w:szCs w:val="26"/>
          <w:rtl/>
          <w:cs/>
          <w:lang w:val="ar-SA" w:bidi="ar-SA"/>
        </w:rPr>
        <w:t>بداية</w:t>
      </w:r>
      <w:r>
        <w:rPr>
          <w:rFonts w:ascii="Arial" w:hAnsi="Arial" w:eastAsia="Yu Mincho" w:cs="Arial"/>
          <w:sz w:val="26"/>
          <w:szCs w:val="26"/>
          <w:rtl/>
          <w:cs/>
          <w:lang w:val="ar-SA" w:bidi="ar-SA"/>
        </w:rPr>
        <w:tab/>
      </w:r>
      <w:r>
        <w:rPr>
          <w:rFonts w:ascii="Arial" w:hAnsi="Arial" w:eastAsia="Yu Mincho" w:cs="Arial"/>
          <w:sz w:val="26"/>
          <w:szCs w:val="26"/>
          <w:rtl/>
          <w:cs/>
          <w:lang w:val="ar-SA" w:bidi="ar-SA"/>
        </w:rPr>
        <w:t>وسط 123</w:t>
      </w:r>
      <w:r>
        <w:rPr>
          <w:rFonts w:ascii="Arial" w:hAnsi="Arial" w:eastAsia="Yu Mincho" w:cs="Arial"/>
          <w:sz w:val="26"/>
          <w:szCs w:val="26"/>
          <w:rtl/>
          <w:cs/>
          <w:lang w:val="ar-SA" w:bidi="ar-SA"/>
        </w:rPr>
        <w:tab/>
      </w:r>
      <w:r>
        <w:rPr>
          <w:rFonts w:ascii="Arial" w:hAnsi="Arial" w:eastAsia="Yu Mincho" w:cs="Arial"/>
          <w:sz w:val="26"/>
          <w:szCs w:val="26"/>
          <w:rtl/>
          <w:cs/>
          <w:lang w:val="ar-SA" w:bidi="ar-SA"/>
        </w:rPr>
        <w:t>نهاية ABC</w:t>
      </w:r>
    </w:p>
    <w:p>
      <w:pPr>
        <w:keepNext/>
        <w:bidi/>
        <w:spacing w:before="160" w:after="100" w:line="276" w:lineRule="auto"/>
        <w:jc w:val="right"/>
      </w:pPr>
      <w:r>
        <w:rPr>
          <w:rFonts w:ascii="Arial" w:hAnsi="Arial" w:eastAsia="Yu Mincho" w:cs="Arial"/>
          <w:b/>
          <w:bCs/>
          <w:color w:val="FFFFFF"/>
          <w:sz w:val="17"/>
          <w:szCs w:val="17"/>
          <w:rtl/>
          <w:cs/>
          <w:lang w:val="ar-SA" w:bidi="ar-SA"/>
          <w:shd w:fill="2A7F8E" w:val="clear"/>
        </w:rPr>
        <w:t>D-RTL-004</w:t>
      </w:r>
      <w:r>
        <w:rPr>
          <w:rFonts w:ascii="Arial" w:hAnsi="Arial" w:eastAsia="Yu Mincho" w:cs="Arial"/>
          <w:sz w:val="17"/>
          <w:szCs w:val="17"/>
          <w:rtl/>
          <w:cs/>
          <w:lang w:val="ar-SA" w:bidi="ar-SA"/>
        </w:rPr>
        <w:t xml:space="preserve">   </w:t>
      </w:r>
      <w:r>
        <w:rPr>
          <w:rFonts w:ascii="Arial" w:hAnsi="Arial" w:eastAsia="Yu Mincho" w:cs="Arial"/>
          <w:b/>
          <w:bCs/>
          <w:color w:val="17324D"/>
          <w:sz w:val="21"/>
          <w:szCs w:val="21"/>
          <w:rtl/>
          <w:cs/>
          <w:lang w:val="ar-SA" w:bidi="ar-SA"/>
        </w:rPr>
        <w:t>RTL fitText regions: multi-run and single-glyph</w:t>
      </w:r>
    </w:p>
    <w:p>
      <w:pPr>
        <w:bidi/>
        <w:spacing w:before="0" w:after="200" w:line="360" w:lineRule="auto"/>
        <w:ind w:right="720"/>
        <w:jc w:val="right"/>
      </w:pPr>
      <w:r>
        <w:rPr>
          <w:rFonts w:ascii="Arial" w:hAnsi="Arial" w:eastAsia="Yu Mincho" w:cs="Arial"/>
          <w:sz w:val="24"/>
          <w:szCs w:val="24"/>
          <w:rtl/>
          <w:cs/>
          <w:lang w:val="ar-SA" w:bidi="ar-SA"/>
        </w:rPr>
        <w:t xml:space="preserve">منطقة متعددة: </w:t>
      </w:r>
      <w:r>
        <w:rPr>
          <w:rFonts w:ascii="Arial" w:hAnsi="Arial" w:eastAsia="Yu Mincho" w:cs="Arial"/>
          <w:color w:val="2A7F8E"/>
          <w:sz w:val="28"/>
          <w:szCs w:val="28"/>
          <w:fitText w:val="2400" w:id="41"/>
          <w:rtl/>
          <w:cs/>
          <w:lang w:val="ar-SA" w:bidi="ar-SA"/>
        </w:rPr>
        <w:t>أب</w:t>
      </w:r>
      <w:r>
        <w:rPr>
          <w:rFonts w:ascii="Arial" w:hAnsi="Arial" w:eastAsia="Yu Mincho" w:cs="Arial"/>
          <w:color w:val="2A7F8E"/>
          <w:sz w:val="28"/>
          <w:szCs w:val="28"/>
          <w:fitText w:val="2400" w:id="41"/>
          <w:rtl/>
          <w:cs/>
          <w:lang w:val="ar-SA" w:bidi="ar-SA"/>
        </w:rPr>
        <w:t>جد</w:t>
      </w:r>
      <w:r>
        <w:rPr>
          <w:rFonts w:ascii="Arial" w:hAnsi="Arial" w:eastAsia="Yu Mincho" w:cs="Arial"/>
          <w:sz w:val="24"/>
          <w:szCs w:val="24"/>
          <w:rtl/>
          <w:cs/>
          <w:lang w:val="ar-SA" w:bidi="ar-SA"/>
        </w:rPr>
        <w:t xml:space="preserve">  |  حرف واحد: </w:t>
      </w:r>
      <w:r>
        <w:rPr>
          <w:rFonts w:ascii="Arial" w:hAnsi="Arial" w:eastAsia="Yu Mincho" w:cs="Arial"/>
          <w:color w:val="2A7F8E"/>
          <w:sz w:val="28"/>
          <w:szCs w:val="28"/>
          <w:fitText w:val="2400" w:id="42"/>
          <w:rtl/>
          <w:cs/>
          <w:lang w:val="ar-SA" w:bidi="ar-SA"/>
        </w:rPr>
        <w:t>س</w:t>
      </w:r>
    </w:p>
    <w:p>
      <w:pPr>
        <w:spacing w:before="0" w:after="0" w:line="276" w:lineRule="auto"/>
      </w:pPr>
      <w:r>
        <w:rPr>
          <w:rFonts w:ascii="Arial" w:hAnsi="Arial" w:eastAsia="Yu Mincho" w:cs="Arial"/>
          <w:sz w:val="22"/>
          <w:szCs w:val="22"/>
        </w:rPr>
        <w:br w:type="page"/>
      </w:r>
    </w:p>
    <w:p>
      <w:pPr>
        <w:keepNext/>
        <w:bidi/>
        <w:spacing w:before="160" w:after="100" w:line="276" w:lineRule="auto"/>
        <w:jc w:val="right"/>
      </w:pPr>
      <w:r>
        <w:rPr>
          <w:rFonts w:ascii="Arial" w:hAnsi="Arial" w:eastAsia="Yu Mincho" w:cs="Arial"/>
          <w:b/>
          <w:bCs/>
          <w:color w:val="FFFFFF"/>
          <w:sz w:val="17"/>
          <w:szCs w:val="17"/>
          <w:rtl/>
          <w:cs/>
          <w:lang w:val="ar-SA" w:bidi="ar-SA"/>
          <w:shd w:fill="2A7F8E" w:val="clear"/>
        </w:rPr>
        <w:t>D-RTL-005</w:t>
      </w:r>
      <w:r>
        <w:rPr>
          <w:rFonts w:ascii="Arial" w:hAnsi="Arial" w:eastAsia="Yu Mincho" w:cs="Arial"/>
          <w:sz w:val="17"/>
          <w:szCs w:val="17"/>
          <w:rtl/>
          <w:cs/>
          <w:lang w:val="ar-SA" w:bidi="ar-SA"/>
        </w:rPr>
        <w:t xml:space="preserve">   </w:t>
      </w:r>
      <w:r>
        <w:rPr>
          <w:rFonts w:ascii="Arial" w:hAnsi="Arial" w:eastAsia="Yu Mincho" w:cs="Arial"/>
          <w:b/>
          <w:bCs/>
          <w:color w:val="17324D"/>
          <w:sz w:val="21"/>
          <w:szCs w:val="21"/>
          <w:rtl/>
          <w:cs/>
          <w:lang w:val="ar-SA" w:bidi="ar-SA"/>
        </w:rPr>
        <w:t>Arabic justification: low, medium, and high Kashida</w:t>
      </w:r>
    </w:p>
    <w:p>
      <w:pPr>
        <w:bidi/>
        <w:spacing w:before="0" w:after="260" w:line="380" w:lineRule="auto"/>
        <w:ind w:left="360" w:right="360"/>
        <w:jc w:val="lowKashida"/>
      </w:pPr>
      <w:r>
        <w:rPr>
          <w:rFonts w:ascii="Arial" w:hAnsi="Arial" w:eastAsia="Yu Mincho" w:cs="Arial"/>
          <w:b/>
          <w:bCs/>
          <w:color w:val="2A7F8E"/>
          <w:sz w:val="20"/>
          <w:szCs w:val="20"/>
          <w:rtl/>
          <w:cs/>
          <w:lang w:val="ar-SA" w:bidi="ar-SA"/>
        </w:rPr>
        <w:t xml:space="preserve">lowKashida: </w:t>
      </w:r>
      <w:r>
        <w:rPr>
          <w:rFonts w:ascii="Arial" w:hAnsi="Arial" w:eastAsia="Yu Mincho" w:cs="Arial"/>
          <w:sz w:val="28"/>
          <w:szCs w:val="28"/>
          <w:rtl/>
          <w:cs/>
          <w:lang w:val="ar-SA" w:bidi="ar-SA"/>
        </w:rPr>
        <w:t>تختبر هذه الفقرة توزيع الكلمات العربية واستطالة الحروف على السطر بصورة قابلة للمقارنة</w:t>
      </w:r>
      <w:r>
        <w:rPr>
          <w:rFonts w:ascii="Arial" w:hAnsi="Arial" w:eastAsia="Yu Mincho" w:cs="Arial"/>
          <w:sz w:val="28"/>
          <w:szCs w:val="28"/>
          <w:rtl/>
          <w:cs/>
          <w:lang w:val="ar-SA" w:bidi="ar-SA"/>
        </w:rPr>
        <w:br/>
      </w:r>
      <w:r>
        <w:rPr>
          <w:rFonts w:ascii="Arial" w:hAnsi="Arial" w:eastAsia="Yu Mincho" w:cs="Arial"/>
          <w:sz w:val="28"/>
          <w:szCs w:val="28"/>
          <w:rtl/>
          <w:cs/>
          <w:lang w:val="ar-SA" w:bidi="ar-SA"/>
        </w:rPr>
        <w:t>سطر نهائي قصير</w:t>
      </w:r>
    </w:p>
    <w:p>
      <w:pPr>
        <w:bidi/>
        <w:spacing w:before="0" w:after="260" w:line="380" w:lineRule="auto"/>
        <w:ind w:left="360" w:right="360"/>
        <w:jc w:val="mediumKashida"/>
      </w:pPr>
      <w:r>
        <w:rPr>
          <w:rFonts w:ascii="Arial" w:hAnsi="Arial" w:eastAsia="Yu Mincho" w:cs="Arial"/>
          <w:b/>
          <w:bCs/>
          <w:color w:val="2A7F8E"/>
          <w:sz w:val="20"/>
          <w:szCs w:val="20"/>
          <w:rtl/>
          <w:cs/>
          <w:lang w:val="ar-SA" w:bidi="ar-SA"/>
        </w:rPr>
        <w:t xml:space="preserve">mediumKashida: </w:t>
      </w:r>
      <w:r>
        <w:rPr>
          <w:rFonts w:ascii="Arial" w:hAnsi="Arial" w:eastAsia="Yu Mincho" w:cs="Arial"/>
          <w:sz w:val="28"/>
          <w:szCs w:val="28"/>
          <w:rtl/>
          <w:cs/>
          <w:lang w:val="ar-SA" w:bidi="ar-SA"/>
        </w:rPr>
        <w:t>تختبر هذه الفقرة توزيع الكلمات العربية واستطالة الحروف على السطر بصورة قابلة للمقارنة</w:t>
      </w:r>
      <w:r>
        <w:rPr>
          <w:rFonts w:ascii="Arial" w:hAnsi="Arial" w:eastAsia="Yu Mincho" w:cs="Arial"/>
          <w:sz w:val="28"/>
          <w:szCs w:val="28"/>
          <w:rtl/>
          <w:cs/>
          <w:lang w:val="ar-SA" w:bidi="ar-SA"/>
        </w:rPr>
        <w:br/>
      </w:r>
      <w:r>
        <w:rPr>
          <w:rFonts w:ascii="Arial" w:hAnsi="Arial" w:eastAsia="Yu Mincho" w:cs="Arial"/>
          <w:sz w:val="28"/>
          <w:szCs w:val="28"/>
          <w:rtl/>
          <w:cs/>
          <w:lang w:val="ar-SA" w:bidi="ar-SA"/>
        </w:rPr>
        <w:t>سطر نهائي قصير</w:t>
      </w:r>
    </w:p>
    <w:p>
      <w:pPr>
        <w:bidi/>
        <w:spacing w:before="0" w:after="260" w:line="380" w:lineRule="auto"/>
        <w:ind w:left="360" w:right="360"/>
        <w:jc w:val="highKashida"/>
      </w:pPr>
      <w:r>
        <w:rPr>
          <w:rFonts w:ascii="Arial" w:hAnsi="Arial" w:eastAsia="Yu Mincho" w:cs="Arial"/>
          <w:b/>
          <w:bCs/>
          <w:color w:val="2A7F8E"/>
          <w:sz w:val="20"/>
          <w:szCs w:val="20"/>
          <w:rtl/>
          <w:cs/>
          <w:lang w:val="ar-SA" w:bidi="ar-SA"/>
        </w:rPr>
        <w:t xml:space="preserve">highKashida: </w:t>
      </w:r>
      <w:r>
        <w:rPr>
          <w:rFonts w:ascii="Arial" w:hAnsi="Arial" w:eastAsia="Yu Mincho" w:cs="Arial"/>
          <w:sz w:val="28"/>
          <w:szCs w:val="28"/>
          <w:rtl/>
          <w:cs/>
          <w:lang w:val="ar-SA" w:bidi="ar-SA"/>
        </w:rPr>
        <w:t>تختبر هذه الفقرة توزيع الكلمات العربية واستطالة الحروف على السطر بصورة قابلة للمقارنة</w:t>
      </w:r>
      <w:r>
        <w:rPr>
          <w:rFonts w:ascii="Arial" w:hAnsi="Arial" w:eastAsia="Yu Mincho" w:cs="Arial"/>
          <w:sz w:val="28"/>
          <w:szCs w:val="28"/>
          <w:rtl/>
          <w:cs/>
          <w:lang w:val="ar-SA" w:bidi="ar-SA"/>
        </w:rPr>
        <w:br/>
      </w:r>
      <w:r>
        <w:rPr>
          <w:rFonts w:ascii="Arial" w:hAnsi="Arial" w:eastAsia="Yu Mincho" w:cs="Arial"/>
          <w:sz w:val="28"/>
          <w:szCs w:val="28"/>
          <w:rtl/>
          <w:cs/>
          <w:lang w:val="ar-SA" w:bidi="ar-SA"/>
        </w:rPr>
        <w:t>سطر نهائي قصير</w:t>
      </w:r>
    </w:p>
    <w:p>
      <w:pPr>
        <w:sectPr>
          <w:type w:val="nextPage"/>
          <w:pgSz w:w="12240" w:h="15840"/>
          <w:pgMar w:top="1152" w:right="1440" w:bottom="1152" w:left="1440" w:header="648" w:footer="648" w:gutter="0"/>
          <w:cols w:space="360" w:num="1"/>
          <w:bidi/>
          <w:rtlGutter/>
          <w:docGrid w:type="linesAndChars" w:linePitch="360" w:charSpace="0"/>
          <w:pgBorders w:offsetFrom="page" w:display="allPages" w:zOrder="back">
            <w:top w:val="single" w:sz="6" w:space="20" w:color="CAD3DA"/>
            <w:left w:val="single" w:sz="6" w:space="20" w:color="CAD3DA"/>
            <w:bottom w:val="single" w:sz="6" w:space="20" w:color="CAD3DA"/>
            <w:right w:val="single" w:sz="6" w:space="20" w:color="CAD3DA"/>
          </w:pgBorders>
        </w:sectPr>
      </w:pPr>
    </w:p>
    <w:p>
      <w:pPr>
        <w:keepNext/>
        <w:spacing w:before="160" w:after="100" w:line="276" w:lineRule="auto"/>
      </w:pPr>
      <w:r>
        <w:rPr>
          <w:rFonts w:ascii="Arial" w:hAnsi="Arial" w:eastAsia="Yu Mincho" w:cs="Arial"/>
          <w:b/>
          <w:color w:val="FFFFFF"/>
          <w:sz w:val="17"/>
          <w:szCs w:val="17"/>
          <w:shd w:fill="2A7F8E" w:val="clear"/>
        </w:rPr>
        <w:t>D-SPACE-002</w:t>
      </w:r>
      <w:r>
        <w:rPr>
          <w:rFonts w:ascii="Arial" w:hAnsi="Arial" w:eastAsia="Yu Mincho" w:cs="Arial"/>
          <w:sz w:val="17"/>
          <w:szCs w:val="17"/>
        </w:rPr>
        <w:t xml:space="preserve">   </w:t>
      </w:r>
      <w:r>
        <w:rPr>
          <w:rFonts w:ascii="Arial" w:hAnsi="Arial" w:eastAsia="Yu Mincho" w:cs="Arial"/>
          <w:b/>
          <w:color w:val="17324D"/>
          <w:sz w:val="21"/>
          <w:szCs w:val="21"/>
        </w:rPr>
        <w:t>contextualSpacing: one-sided and two-sided adjacency</w:t>
      </w:r>
    </w:p>
    <w:p>
      <w:pPr>
        <w:spacing w:before="0" w:after="100" w:line="276" w:lineRule="auto"/>
      </w:pPr>
      <w:r>
        <w:rPr>
          <w:rFonts w:ascii="Arial" w:hAnsi="Arial" w:eastAsia="Yu Mincho" w:cs="Arial"/>
          <w:color w:val="5B6573"/>
          <w:sz w:val="17"/>
          <w:szCs w:val="17"/>
          <w:lang w:val="en-US" w:eastAsia="en-US"/>
        </w:rPr>
        <w:t>Each pair uses the same paragraph style and 12 pt after-spacing; only the contextualSpacing flags differ.</w:t>
      </w:r>
    </w:p>
    <w:p>
      <w:pPr>
        <w:pStyle w:val="BodyText"/>
        <w:spacing w:before="0" w:after="240" w:line="276" w:lineRule="auto"/>
        <w:contextualSpacing/>
        <w:shd w:fill="F5F8FA" w:val="clear"/>
      </w:pPr>
      <w:r>
        <w:rPr>
          <w:rFonts w:ascii="Arial" w:hAnsi="Arial" w:eastAsia="Yu Mincho" w:cs="Arial"/>
          <w:color w:val="17324D"/>
          <w:sz w:val="20"/>
          <w:szCs w:val="20"/>
        </w:rPr>
        <w:t>A: first only — first paragraph</w:t>
      </w:r>
    </w:p>
    <w:p>
      <w:pPr>
        <w:pStyle w:val="BodyText"/>
        <w:spacing w:before="0" w:after="240" w:line="276" w:lineRule="auto"/>
        <w:shd w:fill="EAF3F5" w:val="clear"/>
      </w:pPr>
      <w:r>
        <w:rPr>
          <w:rFonts w:ascii="Arial" w:hAnsi="Arial" w:eastAsia="Yu Mincho" w:cs="Arial"/>
          <w:color w:val="17324D"/>
          <w:sz w:val="20"/>
          <w:szCs w:val="20"/>
        </w:rPr>
        <w:t>A: first only — second paragraph</w:t>
      </w:r>
    </w:p>
    <w:p>
      <w:pPr>
        <w:pStyle w:val="BodyText"/>
        <w:spacing w:before="0" w:after="240" w:line="276" w:lineRule="auto"/>
        <w:shd w:fill="F5F8FA" w:val="clear"/>
      </w:pPr>
      <w:r>
        <w:rPr>
          <w:rFonts w:ascii="Arial" w:hAnsi="Arial" w:eastAsia="Yu Mincho" w:cs="Arial"/>
          <w:color w:val="17324D"/>
          <w:sz w:val="20"/>
          <w:szCs w:val="20"/>
        </w:rPr>
        <w:t>B: second only — first paragraph</w:t>
      </w:r>
    </w:p>
    <w:p>
      <w:pPr>
        <w:pStyle w:val="BodyText"/>
        <w:spacing w:before="0" w:after="240" w:line="276" w:lineRule="auto"/>
        <w:contextualSpacing/>
        <w:shd w:fill="EAF3F5" w:val="clear"/>
      </w:pPr>
      <w:r>
        <w:rPr>
          <w:rFonts w:ascii="Arial" w:hAnsi="Arial" w:eastAsia="Yu Mincho" w:cs="Arial"/>
          <w:color w:val="17324D"/>
          <w:sz w:val="20"/>
          <w:szCs w:val="20"/>
        </w:rPr>
        <w:t>B: second only — second paragraph</w:t>
      </w:r>
    </w:p>
    <w:p>
      <w:pPr>
        <w:pStyle w:val="BodyText"/>
        <w:spacing w:before="0" w:after="240" w:line="276" w:lineRule="auto"/>
        <w:contextualSpacing/>
        <w:shd w:fill="F5F8FA" w:val="clear"/>
      </w:pPr>
      <w:r>
        <w:rPr>
          <w:rFonts w:ascii="Arial" w:hAnsi="Arial" w:eastAsia="Yu Mincho" w:cs="Arial"/>
          <w:color w:val="17324D"/>
          <w:sz w:val="20"/>
          <w:szCs w:val="20"/>
        </w:rPr>
        <w:t>C: both — first paragraph</w:t>
      </w:r>
    </w:p>
    <w:p>
      <w:pPr>
        <w:pStyle w:val="BodyText"/>
        <w:spacing w:before="0" w:after="240" w:line="276" w:lineRule="auto"/>
        <w:contextualSpacing/>
        <w:shd w:fill="EAF3F5" w:val="clear"/>
      </w:pPr>
      <w:r>
        <w:rPr>
          <w:rFonts w:ascii="Arial" w:hAnsi="Arial" w:eastAsia="Yu Mincho" w:cs="Arial"/>
          <w:color w:val="17324D"/>
          <w:sz w:val="20"/>
          <w:szCs w:val="20"/>
        </w:rPr>
        <w:t>C: both — second paragraph</w:t>
      </w:r>
    </w:p>
    <w:p>
      <w:pPr>
        <w:keepNext/>
        <w:spacing w:before="160" w:after="100" w:line="276" w:lineRule="auto"/>
      </w:pPr>
      <w:r>
        <w:rPr>
          <w:rFonts w:ascii="Arial" w:hAnsi="Arial" w:eastAsia="Yu Mincho" w:cs="Arial"/>
          <w:b/>
          <w:color w:val="FFFFFF"/>
          <w:sz w:val="17"/>
          <w:szCs w:val="17"/>
          <w:shd w:fill="2A7F8E" w:val="clear"/>
        </w:rPr>
        <w:t>D-LINE-002</w:t>
      </w:r>
      <w:r>
        <w:rPr>
          <w:rFonts w:ascii="Arial" w:hAnsi="Arial" w:eastAsia="Yu Mincho" w:cs="Arial"/>
          <w:sz w:val="17"/>
          <w:szCs w:val="17"/>
        </w:rPr>
        <w:t xml:space="preserve">   </w:t>
      </w:r>
      <w:r>
        <w:rPr>
          <w:rFonts w:ascii="Arial" w:hAnsi="Arial" w:eastAsia="Yu Mincho" w:cs="Arial"/>
          <w:b/>
          <w:color w:val="17324D"/>
          <w:sz w:val="21"/>
          <w:szCs w:val="21"/>
        </w:rPr>
        <w:t>Automatic line spacing at 1.0×, 1.5×, and 2.0×</w:t>
      </w:r>
    </w:p>
    <w:p>
      <w:pPr>
        <w:spacing w:before="0" w:after="120" w:line="240" w:lineRule="auto"/>
      </w:pPr>
      <w:r>
        <w:rPr>
          <w:rFonts w:ascii="Arial" w:hAnsi="Arial" w:eastAsia="Yu Mincho" w:cs="Arial"/>
          <w:sz w:val="24"/>
          <w:szCs w:val="24"/>
        </w:rPr>
        <w:t>1.0×: Agjp العربية 日本語 — first line</w:t>
      </w:r>
      <w:r>
        <w:rPr>
          <w:rFonts w:ascii="Arial" w:hAnsi="Arial" w:eastAsia="Yu Mincho" w:cs="Arial"/>
          <w:sz w:val="24"/>
          <w:szCs w:val="24"/>
        </w:rPr>
        <w:br/>
      </w:r>
      <w:r>
        <w:rPr>
          <w:rFonts w:ascii="Arial" w:hAnsi="Arial" w:eastAsia="Yu Mincho" w:cs="Arial"/>
          <w:sz w:val="24"/>
          <w:szCs w:val="24"/>
        </w:rPr>
        <w:t>second line keeps the baseline model comparable.</w:t>
      </w:r>
    </w:p>
    <w:p>
      <w:pPr>
        <w:spacing w:before="0" w:after="120" w:line="360" w:lineRule="auto"/>
      </w:pPr>
      <w:r>
        <w:rPr>
          <w:rFonts w:ascii="Arial" w:hAnsi="Arial" w:eastAsia="Yu Mincho" w:cs="Arial"/>
          <w:sz w:val="24"/>
          <w:szCs w:val="24"/>
        </w:rPr>
        <w:t>1.5×: Agjp العربية 日本語 — first line</w:t>
      </w:r>
      <w:r>
        <w:rPr>
          <w:rFonts w:ascii="Arial" w:hAnsi="Arial" w:eastAsia="Yu Mincho" w:cs="Arial"/>
          <w:sz w:val="24"/>
          <w:szCs w:val="24"/>
        </w:rPr>
        <w:br/>
      </w:r>
      <w:r>
        <w:rPr>
          <w:rFonts w:ascii="Arial" w:hAnsi="Arial" w:eastAsia="Yu Mincho" w:cs="Arial"/>
          <w:sz w:val="24"/>
          <w:szCs w:val="24"/>
        </w:rPr>
        <w:t>second line keeps the baseline model comparable.</w:t>
      </w:r>
    </w:p>
    <w:p>
      <w:pPr>
        <w:spacing w:before="0" w:after="120" w:line="480" w:lineRule="auto"/>
      </w:pPr>
      <w:r>
        <w:rPr>
          <w:rFonts w:ascii="Arial" w:hAnsi="Arial" w:eastAsia="Yu Mincho" w:cs="Arial"/>
          <w:sz w:val="24"/>
          <w:szCs w:val="24"/>
        </w:rPr>
        <w:t>2.0×: Agjp العربية 日本語 — first line</w:t>
      </w:r>
      <w:r>
        <w:rPr>
          <w:rFonts w:ascii="Arial" w:hAnsi="Arial" w:eastAsia="Yu Mincho" w:cs="Arial"/>
          <w:sz w:val="24"/>
          <w:szCs w:val="24"/>
        </w:rPr>
        <w:br/>
      </w:r>
      <w:r>
        <w:rPr>
          <w:rFonts w:ascii="Arial" w:hAnsi="Arial" w:eastAsia="Yu Mincho" w:cs="Arial"/>
          <w:sz w:val="24"/>
          <w:szCs w:val="24"/>
        </w:rPr>
        <w:t>second line keeps the baseline model comparable.</w:t>
      </w:r>
    </w:p>
    <w:p>
      <w:pPr>
        <w:spacing w:before="0" w:after="0" w:line="276" w:lineRule="auto"/>
      </w:pPr>
      <w:r>
        <w:rPr>
          <w:rFonts w:ascii="Arial" w:hAnsi="Arial" w:eastAsia="Yu Mincho" w:cs="Arial"/>
          <w:sz w:val="22"/>
          <w:szCs w:val="22"/>
        </w:rPr>
        <w:br w:type="page"/>
      </w:r>
    </w:p>
    <w:p>
      <w:pPr>
        <w:keepNext/>
        <w:spacing w:before="160" w:after="100" w:line="276" w:lineRule="auto"/>
      </w:pPr>
      <w:r>
        <w:rPr>
          <w:rFonts w:ascii="Arial" w:hAnsi="Arial" w:eastAsia="Yu Mincho" w:cs="Arial"/>
          <w:b/>
          <w:color w:val="FFFFFF"/>
          <w:sz w:val="17"/>
          <w:szCs w:val="17"/>
          <w:shd w:fill="2A7F8E" w:val="clear"/>
        </w:rPr>
        <w:t>D-THAI-001</w:t>
      </w:r>
      <w:r>
        <w:rPr>
          <w:rFonts w:ascii="Arial" w:hAnsi="Arial" w:eastAsia="Yu Mincho" w:cs="Arial"/>
          <w:sz w:val="17"/>
          <w:szCs w:val="17"/>
        </w:rPr>
        <w:t xml:space="preserve">   </w:t>
      </w:r>
      <w:r>
        <w:rPr>
          <w:rFonts w:ascii="Arial" w:hAnsi="Arial" w:eastAsia="Yu Mincho" w:cs="Arial"/>
          <w:b/>
          <w:color w:val="17324D"/>
          <w:sz w:val="21"/>
          <w:szCs w:val="21"/>
        </w:rPr>
        <w:t>Thai distributed justification with mixed numerals</w:t>
      </w:r>
    </w:p>
    <w:p>
      <w:pPr>
        <w:spacing w:before="0" w:after="220" w:line="360" w:lineRule="auto"/>
        <w:ind w:left="360" w:right="360"/>
        <w:jc w:val="thaiDistribute"/>
      </w:pPr>
      <w:r>
        <w:rPr>
          <w:rFonts w:ascii="Tahoma" w:hAnsi="Tahoma" w:eastAsia="Tahoma" w:cs="Tahoma"/>
          <w:sz w:val="26"/>
          <w:szCs w:val="26"/>
          <w:lang w:val="th-TH" w:eastAsia="th-TH"/>
        </w:rPr>
        <w:t>ภาษาไทยสำหรับทดสอบการกระจายข้อความในบรรทัดเดียวกัน โดยมีตัวเลข 123 และคำภาษาอังกฤษ Office อยู่ร่วมกัน</w:t>
      </w:r>
      <w:r>
        <w:rPr>
          <w:rFonts w:ascii="Arial" w:hAnsi="Arial" w:eastAsia="Yu Mincho" w:cs="Arial"/>
          <w:sz w:val="26"/>
          <w:szCs w:val="26"/>
        </w:rPr>
        <w:br/>
      </w:r>
      <w:r>
        <w:rPr>
          <w:rFonts w:ascii="Tahoma" w:hAnsi="Tahoma" w:eastAsia="Tahoma" w:cs="Tahoma"/>
          <w:sz w:val="26"/>
          <w:szCs w:val="26"/>
          <w:lang w:val="th-TH" w:eastAsia="th-TH"/>
        </w:rPr>
        <w:t>บรรทัดสุดท้ายสั้น</w:t>
      </w:r>
    </w:p>
    <w:p>
      <w:pPr>
        <w:keepNext/>
        <w:spacing w:before="160" w:after="100" w:line="276" w:lineRule="auto"/>
      </w:pPr>
      <w:r>
        <w:rPr>
          <w:rFonts w:ascii="Arial" w:hAnsi="Arial" w:eastAsia="Yu Mincho" w:cs="Arial"/>
          <w:b/>
          <w:color w:val="FFFFFF"/>
          <w:sz w:val="17"/>
          <w:szCs w:val="17"/>
          <w:shd w:fill="2A7F8E" w:val="clear"/>
        </w:rPr>
        <w:t>D-TABLE-004</w:t>
      </w:r>
      <w:r>
        <w:rPr>
          <w:rFonts w:ascii="Arial" w:hAnsi="Arial" w:eastAsia="Yu Mincho" w:cs="Arial"/>
          <w:sz w:val="17"/>
          <w:szCs w:val="17"/>
        </w:rPr>
        <w:t xml:space="preserve">   </w:t>
      </w:r>
      <w:r>
        <w:rPr>
          <w:rFonts w:ascii="Arial" w:hAnsi="Arial" w:eastAsia="Yu Mincho" w:cs="Arial"/>
          <w:b/>
          <w:color w:val="17324D"/>
          <w:sz w:val="21"/>
          <w:szCs w:val="21"/>
        </w:rPr>
        <w:t>Segmented border conflict across a merged cell</w:t>
      </w:r>
    </w:p>
    <w:p>
      <w:pPr>
        <w:spacing w:before="0" w:after="100" w:line="276" w:lineRule="auto"/>
      </w:pPr>
      <w:r>
        <w:rPr>
          <w:rFonts w:ascii="Arial" w:hAnsi="Arial" w:eastAsia="Yu Mincho" w:cs="Arial"/>
          <w:color w:val="5B6573"/>
          <w:sz w:val="17"/>
          <w:szCs w:val="17"/>
          <w:lang w:val="en-US" w:eastAsia="en-US"/>
        </w:rPr>
        <w:t>Three upper cells meet one gridSpan=3 lower cell; the shared edge has competing width, style, and color.</w:t>
      </w:r>
    </w:p>
    <w:tbl>
      <w:tblPr>
        <w:tblW w:type="dxa" w:w="9000"/>
        <w:tblLayout w:type="fixed"/>
      </w:tblPr>
      <w:tblGrid>
        <w:gridCol w:w="3000"/>
        <w:gridCol w:w="3000"/>
        <w:gridCol w:w="3000"/>
      </w:tblGrid>
      <w:tr>
        <w:tc>
          <w:tcPr>
            <w:tcW w:type="dxa" w:w="3000"/>
            <w:tcBorders>
              <w:bottom w:val="single" w:sz="10" w:space="0" w:color="C94343"/>
            </w:tcBorders>
            <w:shd w:fill="F5F8FA" w:val="clear"/>
          </w:tcPr>
          <w:p>
            <w:pPr>
              <w:spacing w:before="0" w:after="80" w:line="276" w:lineRule="auto"/>
              <w:jc w:val="center"/>
            </w:pPr>
            <w:r>
              <w:rPr>
                <w:rFonts w:ascii="Arial" w:hAnsi="Arial" w:eastAsia="Yu Mincho" w:cs="Arial"/>
                <w:b/>
                <w:color w:val="17324D"/>
                <w:sz w:val="18"/>
                <w:szCs w:val="18"/>
              </w:rPr>
              <w:t>A</w:t>
            </w:r>
          </w:p>
        </w:tc>
        <w:tc>
          <w:tcPr>
            <w:tcW w:type="dxa" w:w="3000"/>
            <w:tcBorders>
              <w:bottom w:val="single" w:sz="10" w:space="0" w:color="2D8C62"/>
            </w:tcBorders>
            <w:shd w:fill="F5F8FA" w:val="clear"/>
          </w:tcPr>
          <w:p>
            <w:pPr>
              <w:spacing w:before="0" w:after="80" w:line="276" w:lineRule="auto"/>
              <w:jc w:val="center"/>
            </w:pPr>
            <w:r>
              <w:rPr>
                <w:rFonts w:ascii="Arial" w:hAnsi="Arial" w:eastAsia="Yu Mincho" w:cs="Arial"/>
                <w:b/>
                <w:color w:val="17324D"/>
                <w:sz w:val="18"/>
                <w:szCs w:val="18"/>
              </w:rPr>
              <w:t>B</w:t>
            </w:r>
          </w:p>
        </w:tc>
        <w:tc>
          <w:tcPr>
            <w:tcW w:type="dxa" w:w="3000"/>
            <w:tcBorders>
              <w:bottom w:val="single" w:sz="10" w:space="0" w:color="356CB6"/>
            </w:tcBorders>
            <w:shd w:fill="F5F8FA" w:val="clear"/>
          </w:tcPr>
          <w:p>
            <w:pPr>
              <w:spacing w:before="0" w:after="80" w:line="276" w:lineRule="auto"/>
              <w:jc w:val="center"/>
            </w:pPr>
            <w:r>
              <w:rPr>
                <w:rFonts w:ascii="Arial" w:hAnsi="Arial" w:eastAsia="Yu Mincho" w:cs="Arial"/>
                <w:b/>
                <w:color w:val="17324D"/>
                <w:sz w:val="18"/>
                <w:szCs w:val="18"/>
              </w:rPr>
              <w:t>C</w:t>
            </w:r>
          </w:p>
        </w:tc>
      </w:tr>
      <w:tr>
        <w:tc>
          <w:tcPr>
            <w:tcW w:type="dxa" w:w="9000"/>
            <w:gridSpan w:val="3"/>
            <w:tcBorders>
              <w:top w:val="double" w:sz="18" w:space="0" w:color="17324D"/>
            </w:tcBorders>
            <w:shd w:fill="EAF3F5" w:val="clear"/>
          </w:tcPr>
          <w:p>
            <w:pPr>
              <w:spacing w:before="0" w:after="80" w:line="276" w:lineRule="auto"/>
              <w:jc w:val="center"/>
            </w:pPr>
            <w:r>
              <w:rPr>
                <w:rFonts w:ascii="Arial" w:hAnsi="Arial" w:eastAsia="Yu Mincho" w:cs="Arial"/>
                <w:b/>
                <w:color w:val="17324D"/>
                <w:sz w:val="18"/>
                <w:szCs w:val="18"/>
              </w:rPr>
              <w:t>gridSpan=3 against three independently bordered neighbors</w:t>
            </w:r>
          </w:p>
        </w:tc>
      </w:tr>
    </w:tbl>
    <w:sectPr>
      <w:pgSz w:w="12240" w:h="15840"/>
      <w:pgMar w:top="1152" w:right="1440" w:bottom="1152" w:left="1440" w:header="648" w:footer="648" w:gutter="0"/>
      <w:cols w:space="360" w:num="1"/>
      <w:docGrid w:type="linesAndChars" w:linePitch="360" w:charSpace="0"/>
      <w:pgBorders w:offsetFrom="page" w:display="allPages" w:zOrder="back">
        <w:top w:val="single" w:sz="6" w:space="20" w:color="CAD3DA"/>
        <w:left w:val="single" w:sz="6" w:space="20" w:color="CAD3DA"/>
        <w:bottom w:val="single" w:sz="6" w:space="20" w:color="CAD3DA"/>
        <w:right w:val="single" w:sz="6" w:space="20" w:color="CAD3DA"/>
      </w:pgBorders>
    </w:sectPr>
  </w:body>
</w:document>
</file>

<file path=word/comments.xml><?xml version="1.0" encoding="utf-8"?>
<w:comments xmlns:w="http://schemas.openxmlformats.org/wordprocessingml/2006/main">
  <w:comment w:id="5" w:author="OOXML Corpus" w:initials="OC" w:date="2026-01-01T00:00:00Z">
    <w:p>
      <w:r>
        <w:t>D-REV-001 comment metadata is parsed but intentionally not painted on the page.</w:t>
      </w:r>
    </w:p>
  </w:comment>
</w:comments>
</file>

<file path=word/endnotes.xml><?xml version="1.0" encoding="utf-8"?>
<w:endnotes xmlns:w="http://schemas.openxmlformats.org/wordprocessingml/2006/main">
  <w:endnote w:type="separator" w:id="-1">
    <w:p>
      <w:r>
        <w:separator/>
      </w:r>
    </w:p>
  </w:endnote>
  <w:endnote w:type="continuationSeparator" w:id="0">
    <w:p>
      <w:r>
        <w:continuationSeparator/>
      </w:r>
    </w:p>
  </w:endnote>
  <w:endnote w:id="2">
    <w:p>
      <w:pPr>
        <w:pStyle w:val="EndnoteText"/>
      </w:pPr>
      <w:r>
        <w:endnoteRef/>
      </w:r>
      <w:r>
        <w:t xml:space="preserve"> D-NOTE-001 endnote placed at the document terminus.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Unicode MS" w:cs="Arial Unicode MS"/>
        <w:color w:val="5D6B78"/>
        <w:sz w:val="16"/>
      </w:rPr>
      <w:t xml:space="preserve">D-HF-001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8</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Unicode MS" w:cs="Arial Unicode MS"/>
        <w:color w:val="5D6B78"/>
        <w:sz w:val="16"/>
      </w:rPr>
      <w:t xml:space="preserve">D-HF-001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8</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Unicode MS" w:cs="Arial Unicode MS"/>
        <w:color w:val="5D6B78"/>
        <w:sz w:val="16"/>
      </w:rPr>
      <w:t xml:space="preserve">D-HF-001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8</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Unicode MS" w:cs="Arial Unicode MS"/>
        <w:color w:val="5D6B78"/>
        <w:sz w:val="16"/>
      </w:rPr>
      <w:t xml:space="preserve">D-HF-001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8</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Unicode MS" w:cs="Arial Unicode MS"/>
        <w:color w:val="5D6B78"/>
        <w:sz w:val="16"/>
      </w:rPr>
      <w:t xml:space="preserve">D-HF-001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8</w:t>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2">
    <w:p>
      <w:pPr>
        <w:pStyle w:val="FootnoteText"/>
      </w:pPr>
      <w:r>
        <w:footnoteRef/>
      </w:r>
      <w:r>
        <w:t xml:space="preserve"> D-NOTE-001 footnote with synthetic text, 0, −1, and 日本語。</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5D6B78"/>
        <w:sz w:val="16"/>
      </w:rPr>
      <w:t>OOXML EDGE CASE FIELD GUIDE  /  DOCX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2A7F8E"/>
        <w:sz w:val="16"/>
      </w:rPr>
      <w:t>SYNTHETIC / REDISTRIBUTABLE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Unicode MS" w:cs="Arial Unicode MS"/>
        <w:b/>
        <w:color w:val="5D6B78"/>
        <w:sz w:val="16"/>
      </w:rPr>
      <w:t>DOCX  /  EVEN PAGE HEADER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5D6B78"/>
        <w:sz w:val="16"/>
      </w:rPr>
      <w:t>OOXML EDGE CASE FIELD GUIDE  /  DOCX</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2A7F8E"/>
        <w:sz w:val="16"/>
      </w:rPr>
      <w:t>SYNTHETIC / REDISTRIBUTABLE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Unicode MS" w:cs="Arial Unicode MS"/>
        <w:b/>
        <w:color w:val="5D6B78"/>
        <w:sz w:val="16"/>
      </w:rPr>
      <w:t>DOCX  /  EVEN PAGE HEADER</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5D6B78"/>
        <w:sz w:val="16"/>
      </w:rPr>
      <w:t>OOXML EDGE CASE FIELD GUIDE  /  DOCX</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2A7F8E"/>
        <w:sz w:val="16"/>
      </w:rPr>
      <w:t>SYNTHETIC / REDISTRIBUTABLE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Unicode MS" w:cs="Arial Unicode MS"/>
        <w:b/>
        <w:color w:val="5D6B78"/>
        <w:sz w:val="16"/>
      </w:rPr>
      <w:t>DOCX  /  EVEN PAGE HEADER</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5D6B78"/>
        <w:sz w:val="16"/>
      </w:rPr>
      <w:t>OOXML EDGE CASE FIELD GUIDE  /  DOCX</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2A7F8E"/>
        <w:sz w:val="16"/>
      </w:rPr>
      <w:t>SYNTHETIC / REDISTRIBUTABLE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Unicode MS" w:cs="Arial Unicode MS"/>
        <w:b/>
        <w:color w:val="5D6B78"/>
        <w:sz w:val="16"/>
      </w:rPr>
      <w:t>DOCX  /  EVEN PAGE HEADER</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5D6B78"/>
        <w:sz w:val="16"/>
      </w:rPr>
      <w:t>OOXML EDGE CASE FIELD GUIDE  /  DOCX</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Unicode MS" w:cs="Arial Unicode MS"/>
        <w:b/>
        <w:color w:val="2A7F8E"/>
        <w:sz w:val="16"/>
      </w:rPr>
      <w:t>SYNTHETIC / REDISTRIBUTABLE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Unicode MS" w:cs="Arial Unicode MS"/>
        <w:b/>
        <w:color w:val="5D6B78"/>
        <w:sz w:val="16"/>
      </w:rPr>
      <w:t>DOCX  /  EVEN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bullet"/>
      <w:lvlText w:val="•"/>
      <w:suff w:val="tab"/>
      <w:pPr>
        <w:tabs>
          <w:tab w:val="num" w:pos="720"/>
        </w:tabs>
        <w:ind w:left="720" w:hanging="360"/>
        <w:spacing w:after="80" w:line="276" w:lineRule="auto"/>
      </w:pPr>
      <w:rPr>
        <w:rFonts w:ascii="Arial" w:hAnsi="Arial"/>
        <w:color w:val="2A7F8E"/>
      </w:rPr>
    </w:lvl>
    <w:lvl w:ilvl="1">
      <w:start w:val="1"/>
      <w:numFmt w:val="bullet"/>
      <w:lvlText w:val="–"/>
      <w:suff w:val="tab"/>
      <w:pPr>
        <w:tabs>
          <w:tab w:val="num" w:pos="1080"/>
        </w:tabs>
        <w:ind w:left="1080" w:hanging="360"/>
        <w:spacing w:after="80" w:line="276" w:lineRule="auto"/>
      </w:pPr>
      <w:rPr>
        <w:rFonts w:ascii="Arial" w:hAnsi="Arial"/>
        <w:color w:val="2A7F8E"/>
      </w:rPr>
    </w:lvl>
    <w:lvl w:ilvl="2">
      <w:start w:val="1"/>
      <w:numFmt w:val="bullet"/>
      <w:lvlText w:val="◦"/>
      <w:suff w:val="tab"/>
      <w:pPr>
        <w:tabs>
          <w:tab w:val="num" w:pos="1440"/>
        </w:tabs>
        <w:ind w:left="1440" w:hanging="360"/>
        <w:spacing w:after="80" w:line="276" w:lineRule="auto"/>
      </w:pPr>
      <w:rPr>
        <w:rFonts w:ascii="Arial" w:hAnsi="Arial"/>
        <w:color w:val="2A7F8E"/>
      </w:rPr>
    </w:lvl>
  </w:abstractNum>
  <w:num w:numId="10">
    <w:abstractNumId w:val="9"/>
  </w:num>
  <w:abstractNum w:abstractNumId="10">
    <w:multiLevelType w:val="hybridMultilevel"/>
    <w:lvl w:ilvl="0">
      <w:start w:val="1"/>
      <w:numFmt w:val="decimal"/>
      <w:lvlText w:val="%1."/>
      <w:suff w:val="tab"/>
      <w:pPr>
        <w:tabs>
          <w:tab w:val="num" w:pos="720"/>
        </w:tabs>
        <w:ind w:left="720" w:hanging="360"/>
        <w:spacing w:after="80" w:line="276" w:lineRule="auto"/>
      </w:pPr>
      <w:rPr>
        <w:rFonts w:ascii="Arial" w:hAnsi="Arial"/>
        <w:color w:val="17324D"/>
      </w:rPr>
    </w:lvl>
    <w:lvl w:ilvl="1">
      <w:start w:val="1"/>
      <w:numFmt w:val="decimal"/>
      <w:lvlText w:val="%2."/>
      <w:suff w:val="tab"/>
      <w:pPr>
        <w:tabs>
          <w:tab w:val="num" w:pos="1080"/>
        </w:tabs>
        <w:ind w:left="1080" w:hanging="360"/>
        <w:spacing w:after="80" w:line="276" w:lineRule="auto"/>
      </w:pPr>
      <w:rPr>
        <w:rFonts w:ascii="Arial" w:hAnsi="Arial"/>
        <w:color w:val="17324D"/>
      </w:rPr>
    </w:lvl>
    <w:lvl w:ilvl="2">
      <w:start w:val="1"/>
      <w:numFmt w:val="decimal"/>
      <w:lvlText w:val="%3."/>
      <w:suff w:val="tab"/>
      <w:pPr>
        <w:tabs>
          <w:tab w:val="num" w:pos="1440"/>
        </w:tabs>
        <w:ind w:left="1440" w:hanging="360"/>
        <w:spacing w:after="80" w:line="276" w:lineRule="auto"/>
      </w:pPr>
      <w:rPr>
        <w:rFonts w:ascii="Arial" w:hAnsi="Arial"/>
        <w:color w:val="17324D"/>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A7F8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2A7F8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yukiyokotani/office-open-xml-viewer"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2.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3.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4.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5.xml"/><Relationship Id="rId31" Type="http://schemas.openxmlformats.org/officeDocument/2006/relationships/footnotes" Target="footnotes.xml"/><Relationship Id="rId32" Type="http://schemas.openxmlformats.org/officeDocument/2006/relationships/endnotes" Target="endnotes.xml"/><Relationship Id="rId3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OOXML Edge Case Field Guide — DOCX</dc:title>
  <dc:subject>Synthetic redistributable renderer corpus</dc:subject>
  <dc:creator>office-open-xml-viewer contributors</dc:creator>
  <cp:keywords>OOXML, DOCX, synthetic, edge cases</cp:keywords>
  <dc:description>Generated test corpus; no private source material.</dc:description>
  <cp:lastModifiedBy>office-open-xml-viewer contributors</cp:lastModifiedBy>
  <cp:revision>1</cp:revision>
  <dcterms:created xsi:type="dcterms:W3CDTF">2026-01-01T00:00:00Z</dcterms:created>
  <dcterms:modified xsi:type="dcterms:W3CDTF">2026-01-01T00:00:00Z</dcterms:modified>
  <cp:category/>
</cp:coreProperties>
</file>
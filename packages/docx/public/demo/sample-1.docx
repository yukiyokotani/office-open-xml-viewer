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EC9F2" w14:textId="77777777" w:rsidR="007E60F4" w:rsidRPr="00D37EB7" w:rsidRDefault="007E60F4" w:rsidP="00504277">
      <w:pPr>
        <w:spacing w:after="0"/>
        <w:rPr>
          <w:rFonts w:ascii="Georgia" w:hAnsi="Georgia"/>
          <w:sz w:val="2"/>
        </w:rPr>
      </w:pPr>
    </w:p>
    <w:p w14:paraId="5C0A51E4" w14:textId="12F48560" w:rsidR="007E60F4" w:rsidRPr="00D37EB7" w:rsidRDefault="007E60F4" w:rsidP="00617DB0">
      <w:pPr>
        <w:spacing w:after="0" w:line="1040" w:lineRule="auto"/>
        <w:jc w:val="center"/>
        <w:rPr>
          <w:rFonts w:ascii="Georgia" w:hAnsi="Georgia"/>
          <w:b/>
          <w:color w:val="1B3A2F"/>
          <w:sz w:val="112"/>
        </w:rPr>
      </w:pPr>
      <w:r w:rsidRPr="00D37EB7">
        <w:rPr>
          <w:rFonts w:ascii="Georgia" w:hAnsi="Georgia" w:hint="eastAsia"/>
          <w:b/>
          <w:color w:val="1B3A2F"/>
          <w:sz w:val="112"/>
        </w:rPr>
        <w:t>CANOPY</w:t>
      </w:r>
    </w:p>
    <w:p w14:paraId="1F98D462" w14:textId="45187144" w:rsidR="007E60F4" w:rsidRPr="00D37EB7" w:rsidRDefault="007E60F4" w:rsidP="00617DB0">
      <w:pPr>
        <w:spacing w:after="240"/>
        <w:jc w:val="center"/>
        <w:rPr>
          <w:rFonts w:ascii="Georgia" w:hAnsi="Georgia"/>
          <w:color w:val="6B6B6B"/>
          <w:sz w:val="18"/>
        </w:rPr>
      </w:pPr>
      <w:proofErr w:type="gramStart"/>
      <w:r w:rsidRPr="00D37EB7">
        <w:rPr>
          <w:rFonts w:ascii="Georgia" w:hAnsi="Georgia" w:hint="eastAsia"/>
          <w:color w:val="6B6B6B"/>
          <w:sz w:val="18"/>
        </w:rPr>
        <w:t>ISSUE  No.</w:t>
      </w:r>
      <w:proofErr w:type="gramEnd"/>
      <w:r w:rsidRPr="00D37EB7">
        <w:rPr>
          <w:rFonts w:ascii="Georgia" w:hAnsi="Georgia" w:hint="eastAsia"/>
          <w:color w:val="6B6B6B"/>
          <w:sz w:val="18"/>
        </w:rPr>
        <w:t xml:space="preserve"> 01   </w:t>
      </w:r>
      <w:r w:rsidRPr="00D37EB7">
        <w:rPr>
          <w:rFonts w:ascii="Georgia" w:hAnsi="Georgia" w:hint="eastAsia"/>
          <w:color w:val="6B6B6B"/>
          <w:sz w:val="18"/>
        </w:rPr>
        <w:t>·</w:t>
      </w:r>
      <w:r w:rsidRPr="00D37EB7">
        <w:rPr>
          <w:rFonts w:ascii="Georgia" w:hAnsi="Georgia" w:hint="eastAsia"/>
          <w:color w:val="6B6B6B"/>
          <w:sz w:val="18"/>
        </w:rPr>
        <w:t xml:space="preserve">   A QUARTERLY OF FORESTS, FIELDS &amp; WILD PLACES</w:t>
      </w:r>
    </w:p>
    <w:p w14:paraId="7B6B80B4" w14:textId="66357A91" w:rsidR="007E60F4" w:rsidRPr="00D37EB7" w:rsidRDefault="007E60F4" w:rsidP="00617DB0">
      <w:pPr>
        <w:spacing w:after="360"/>
        <w:jc w:val="center"/>
        <w:rPr>
          <w:rFonts w:ascii="Hiragino Mincho ProN" w:hAnsi="Hiragino Mincho ProN"/>
          <w:color w:val="1B3A2F"/>
          <w:sz w:val="28"/>
        </w:rPr>
      </w:pPr>
      <w:r w:rsidRPr="00D37EB7">
        <w:rPr>
          <w:rFonts w:ascii="Hiragino Mincho ProN" w:hAnsi="Hiragino Mincho ProN" w:hint="eastAsia"/>
          <w:color w:val="1B3A2F"/>
          <w:sz w:val="28"/>
        </w:rPr>
        <w:t>———————————————</w:t>
      </w:r>
    </w:p>
    <w:p w14:paraId="5AD5B7BA" w14:textId="268A9A39" w:rsidR="00D75C18" w:rsidRPr="00D37EB7" w:rsidRDefault="00D75C18" w:rsidP="00D75C18">
      <w:pPr>
        <w:spacing w:after="240"/>
        <w:jc w:val="center"/>
        <w:rPr>
          <w:rFonts w:ascii="Georgia" w:hAnsi="Georgia"/>
          <w:b/>
          <w:color w:val="A0522D"/>
        </w:rPr>
      </w:pPr>
      <w:r w:rsidRPr="00D37EB7">
        <w:rPr>
          <w:rFonts w:ascii="Georgia" w:hAnsi="Georgia"/>
          <w:b/>
          <w:noProof/>
          <w:color w:val="A0522D"/>
        </w:rPr>
        <w:drawing>
          <wp:inline distT="0" distB="0" distL="0" distR="0" wp14:anchorId="2E4B556C" wp14:editId="05F2117D">
            <wp:extent cx="5549773" cy="2436432"/>
            <wp:effectExtent l="0" t="0" r="635" b="2540"/>
            <wp:docPr id="94047182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71829" name="図 1"/>
                    <pic:cNvPicPr/>
                  </pic:nvPicPr>
                  <pic:blipFill rotWithShape="1">
                    <a:blip r:embed="rId8" cstate="hqprint">
                      <a:extLst>
                        <a:ext uri="{28A0092B-C50C-407E-A947-70E740481C1C}">
                          <a14:useLocalDpi xmlns:a14="http://schemas.microsoft.com/office/drawing/2010/main"/>
                        </a:ext>
                      </a:extLst>
                    </a:blip>
                    <a:srcRect l="-11"/>
                    <a:stretch>
                      <a:fillRect/>
                    </a:stretch>
                  </pic:blipFill>
                  <pic:spPr bwMode="auto">
                    <a:xfrm>
                      <a:off x="0" y="0"/>
                      <a:ext cx="5628709" cy="2471086"/>
                    </a:xfrm>
                    <a:prstGeom prst="rect">
                      <a:avLst/>
                    </a:prstGeom>
                    <a:ln>
                      <a:noFill/>
                    </a:ln>
                    <a:extLst>
                      <a:ext uri="{53640926-AAD7-44D8-BBD7-CCE9431645EC}">
                        <a14:shadowObscured xmlns:a14="http://schemas.microsoft.com/office/drawing/2010/main"/>
                      </a:ext>
                    </a:extLst>
                  </pic:spPr>
                </pic:pic>
              </a:graphicData>
            </a:graphic>
          </wp:inline>
        </w:drawing>
      </w:r>
    </w:p>
    <w:p w14:paraId="5A919DCB" w14:textId="1B81BA53" w:rsidR="007E60F4" w:rsidRPr="00D37EB7" w:rsidRDefault="007E60F4" w:rsidP="00617DB0">
      <w:pPr>
        <w:spacing w:after="120"/>
        <w:jc w:val="center"/>
        <w:rPr>
          <w:rFonts w:ascii="Georgia" w:hAnsi="Georgia"/>
          <w:b/>
          <w:color w:val="A0522D"/>
        </w:rPr>
      </w:pPr>
      <w:r w:rsidRPr="00D37EB7">
        <w:rPr>
          <w:rFonts w:ascii="Georgia" w:hAnsi="Georgia" w:hint="eastAsia"/>
          <w:b/>
          <w:color w:val="A0522D"/>
        </w:rPr>
        <w:t>FEATURE</w:t>
      </w:r>
    </w:p>
    <w:p w14:paraId="2CAA8C82" w14:textId="25DD2A19" w:rsidR="007E60F4" w:rsidRPr="00D37EB7" w:rsidRDefault="007E60F4" w:rsidP="00617DB0">
      <w:pPr>
        <w:spacing w:after="0" w:line="840" w:lineRule="auto"/>
        <w:jc w:val="center"/>
        <w:rPr>
          <w:rFonts w:ascii="Georgia" w:hAnsi="Georgia"/>
          <w:i/>
          <w:color w:val="1B3A2F"/>
          <w:sz w:val="88"/>
        </w:rPr>
      </w:pPr>
      <w:r w:rsidRPr="00D37EB7">
        <w:rPr>
          <w:rFonts w:ascii="Georgia" w:hAnsi="Georgia" w:hint="eastAsia"/>
          <w:i/>
          <w:color w:val="1B3A2F"/>
          <w:sz w:val="88"/>
        </w:rPr>
        <w:t>The Living</w:t>
      </w:r>
    </w:p>
    <w:p w14:paraId="3ED42864" w14:textId="6C1E5613" w:rsidR="007E60F4" w:rsidRPr="00D37EB7" w:rsidRDefault="007E60F4" w:rsidP="00617DB0">
      <w:pPr>
        <w:spacing w:after="120" w:line="840" w:lineRule="auto"/>
        <w:jc w:val="center"/>
        <w:rPr>
          <w:rFonts w:ascii="Georgia" w:hAnsi="Georgia"/>
          <w:i/>
          <w:color w:val="1B3A2F"/>
          <w:sz w:val="88"/>
        </w:rPr>
      </w:pPr>
      <w:r w:rsidRPr="00D37EB7">
        <w:rPr>
          <w:rFonts w:ascii="Georgia" w:hAnsi="Georgia" w:hint="eastAsia"/>
          <w:i/>
          <w:color w:val="1B3A2F"/>
          <w:sz w:val="88"/>
        </w:rPr>
        <w:t>Cathedral</w:t>
      </w:r>
    </w:p>
    <w:p w14:paraId="38928F72" w14:textId="6995D48A" w:rsidR="007E60F4" w:rsidRPr="00D37EB7" w:rsidRDefault="007E60F4" w:rsidP="00617DB0">
      <w:pPr>
        <w:spacing w:line="360" w:lineRule="auto"/>
        <w:jc w:val="center"/>
        <w:rPr>
          <w:rFonts w:ascii="Georgia" w:hAnsi="Georgia"/>
          <w:i/>
          <w:color w:val="3A3A3A"/>
          <w:sz w:val="26"/>
        </w:rPr>
      </w:pPr>
      <w:r w:rsidRPr="00D37EB7">
        <w:rPr>
          <w:rFonts w:ascii="Georgia" w:hAnsi="Georgia" w:hint="eastAsia"/>
          <w:i/>
          <w:color w:val="3A3A3A"/>
          <w:sz w:val="26"/>
        </w:rPr>
        <w:t xml:space="preserve">An unhurried walk through the world's oldest forests </w:t>
      </w:r>
      <w:r w:rsidRPr="00D37EB7">
        <w:rPr>
          <w:rFonts w:ascii="Georgia" w:hAnsi="Georgia" w:hint="eastAsia"/>
          <w:i/>
          <w:color w:val="3A3A3A"/>
          <w:sz w:val="26"/>
        </w:rPr>
        <w:t>—</w:t>
      </w:r>
      <w:r w:rsidRPr="00D37EB7">
        <w:rPr>
          <w:rFonts w:ascii="Georgia" w:hAnsi="Georgia" w:hint="eastAsia"/>
          <w:i/>
          <w:color w:val="3A3A3A"/>
          <w:sz w:val="26"/>
        </w:rPr>
        <w:t xml:space="preserve"> and the quiet, patient architecture of leaves, light, and time.</w:t>
      </w:r>
    </w:p>
    <w:p w14:paraId="23B67CEB" w14:textId="2AE319C4" w:rsidR="007E60F4" w:rsidRPr="00D37EB7" w:rsidRDefault="007E60F4" w:rsidP="007E60F4">
      <w:pPr>
        <w:spacing w:after="80"/>
        <w:jc w:val="center"/>
        <w:rPr>
          <w:rFonts w:ascii="Georgia" w:hAnsi="Georgia"/>
          <w:b/>
          <w:color w:val="1B3A2F"/>
        </w:rPr>
      </w:pPr>
      <w:r w:rsidRPr="00D37EB7">
        <w:rPr>
          <w:rFonts w:ascii="Georgia" w:hAnsi="Georgia" w:hint="eastAsia"/>
          <w:b/>
          <w:color w:val="1B3A2F"/>
        </w:rPr>
        <w:t>Words by the Editors</w:t>
      </w:r>
    </w:p>
    <w:p w14:paraId="375A534D" w14:textId="1F3A9454" w:rsidR="007E60F4" w:rsidRPr="00D37EB7" w:rsidRDefault="007E60F4" w:rsidP="007E60F4">
      <w:pPr>
        <w:jc w:val="center"/>
        <w:rPr>
          <w:rFonts w:ascii="Georgia" w:hAnsi="Georgia"/>
          <w:i/>
          <w:color w:val="6B6B6B"/>
          <w:sz w:val="18"/>
        </w:rPr>
      </w:pPr>
      <w:r w:rsidRPr="00D37EB7">
        <w:rPr>
          <w:rFonts w:ascii="Georgia" w:hAnsi="Georgia" w:hint="eastAsia"/>
          <w:i/>
          <w:color w:val="6B6B6B"/>
          <w:sz w:val="18"/>
        </w:rPr>
        <w:t xml:space="preserve">Photography </w:t>
      </w:r>
      <w:proofErr w:type="gramStart"/>
      <w:r w:rsidRPr="00D37EB7">
        <w:rPr>
          <w:rFonts w:ascii="Georgia" w:hAnsi="Georgia" w:hint="eastAsia"/>
          <w:i/>
          <w:color w:val="6B6B6B"/>
          <w:sz w:val="18"/>
        </w:rPr>
        <w:t>held back,</w:t>
      </w:r>
      <w:proofErr w:type="gramEnd"/>
      <w:r w:rsidRPr="00D37EB7">
        <w:rPr>
          <w:rFonts w:ascii="Georgia" w:hAnsi="Georgia" w:hint="eastAsia"/>
          <w:i/>
          <w:color w:val="6B6B6B"/>
          <w:sz w:val="18"/>
        </w:rPr>
        <w:t xml:space="preserve"> on purpose</w:t>
      </w:r>
    </w:p>
    <w:p w14:paraId="1E1D128C" w14:textId="77777777" w:rsidR="007444AE" w:rsidRPr="00D37EB7" w:rsidRDefault="007444AE" w:rsidP="006F09A5">
      <w:pPr>
        <w:spacing w:after="120"/>
        <w:jc w:val="left"/>
        <w:rPr>
          <w:rFonts w:ascii="Georgia" w:hAnsi="Georgia"/>
          <w:b/>
          <w:color w:val="A0522D"/>
          <w:sz w:val="18"/>
        </w:rPr>
      </w:pPr>
      <w:r w:rsidRPr="00D37EB7">
        <w:rPr>
          <w:rFonts w:ascii="Georgia" w:hAnsi="Georgia"/>
          <w:b/>
          <w:color w:val="A0522D"/>
          <w:sz w:val="18"/>
        </w:rPr>
        <w:br w:type="page"/>
      </w:r>
    </w:p>
    <w:p w14:paraId="1E7A969E" w14:textId="5265954A" w:rsidR="006F09A5" w:rsidRPr="00D37EB7" w:rsidRDefault="006F09A5" w:rsidP="006F09A5">
      <w:pPr>
        <w:spacing w:after="120"/>
        <w:jc w:val="left"/>
        <w:rPr>
          <w:rFonts w:ascii="Georgia" w:hAnsi="Georgia"/>
          <w:b/>
          <w:color w:val="A0522D"/>
          <w:sz w:val="18"/>
        </w:rPr>
      </w:pPr>
      <w:r w:rsidRPr="00D37EB7">
        <w:rPr>
          <w:rFonts w:ascii="Georgia" w:hAnsi="Georgia" w:hint="eastAsia"/>
          <w:b/>
          <w:color w:val="A0522D"/>
          <w:sz w:val="18"/>
        </w:rPr>
        <w:lastRenderedPageBreak/>
        <w:t xml:space="preserve">ESSAY  </w:t>
      </w:r>
      <w:r w:rsidRPr="00D37EB7">
        <w:rPr>
          <w:rFonts w:ascii="Georgia" w:hAnsi="Georgia" w:hint="eastAsia"/>
          <w:b/>
          <w:color w:val="A0522D"/>
          <w:sz w:val="18"/>
        </w:rPr>
        <w:t>·</w:t>
      </w:r>
      <w:r w:rsidRPr="00D37EB7">
        <w:rPr>
          <w:rFonts w:ascii="Georgia" w:hAnsi="Georgia" w:hint="eastAsia"/>
          <w:b/>
          <w:color w:val="A0522D"/>
          <w:sz w:val="18"/>
        </w:rPr>
        <w:t xml:space="preserve">  CHAPTER ONE</w:t>
      </w:r>
    </w:p>
    <w:p w14:paraId="77E89A65" w14:textId="317816D8" w:rsidR="006F09A5" w:rsidRPr="00D37EB7" w:rsidRDefault="006F09A5" w:rsidP="009A625B">
      <w:pPr>
        <w:spacing w:after="120" w:line="640" w:lineRule="auto"/>
        <w:jc w:val="left"/>
        <w:rPr>
          <w:rFonts w:ascii="Georgia" w:hAnsi="Georgia"/>
          <w:b/>
          <w:color w:val="1B3A2F"/>
          <w:sz w:val="56"/>
        </w:rPr>
      </w:pPr>
      <w:r w:rsidRPr="00D37EB7">
        <w:rPr>
          <w:rFonts w:ascii="Georgia" w:hAnsi="Georgia" w:hint="eastAsia"/>
          <w:b/>
          <w:color w:val="1B3A2F"/>
          <w:sz w:val="56"/>
        </w:rPr>
        <w:t>Beneath the Canopy</w:t>
      </w:r>
    </w:p>
    <w:p w14:paraId="178EA6B5" w14:textId="569E1B3C" w:rsidR="006F09A5" w:rsidRPr="00D37EB7" w:rsidRDefault="006F09A5" w:rsidP="006F09A5">
      <w:pPr>
        <w:spacing w:after="360" w:line="400" w:lineRule="auto"/>
        <w:jc w:val="left"/>
        <w:rPr>
          <w:rFonts w:ascii="Georgia" w:hAnsi="Georgia"/>
          <w:i/>
          <w:color w:val="3A3A3A"/>
          <w:sz w:val="28"/>
        </w:rPr>
      </w:pPr>
      <w:r w:rsidRPr="00D37EB7">
        <w:rPr>
          <w:rFonts w:ascii="Georgia" w:hAnsi="Georgia" w:hint="eastAsia"/>
          <w:i/>
          <w:color w:val="3A3A3A"/>
          <w:sz w:val="28"/>
        </w:rPr>
        <w:t xml:space="preserve">On entering an old-growth forest for the first </w:t>
      </w:r>
      <w:proofErr w:type="gramStart"/>
      <w:r w:rsidRPr="00D37EB7">
        <w:rPr>
          <w:rFonts w:ascii="Georgia" w:hAnsi="Georgia" w:hint="eastAsia"/>
          <w:i/>
          <w:color w:val="3A3A3A"/>
          <w:sz w:val="28"/>
        </w:rPr>
        <w:t>time, and</w:t>
      </w:r>
      <w:proofErr w:type="gramEnd"/>
      <w:r w:rsidRPr="00D37EB7">
        <w:rPr>
          <w:rFonts w:ascii="Georgia" w:hAnsi="Georgia" w:hint="eastAsia"/>
          <w:i/>
          <w:color w:val="3A3A3A"/>
          <w:sz w:val="28"/>
        </w:rPr>
        <w:t xml:space="preserve"> learning to read its silences.</w:t>
      </w:r>
    </w:p>
    <w:p w14:paraId="12891BF3" w14:textId="3101E988" w:rsidR="006F09A5" w:rsidRPr="00D37EB7" w:rsidRDefault="006F09A5" w:rsidP="006F09A5">
      <w:pPr>
        <w:spacing w:after="360"/>
        <w:jc w:val="left"/>
        <w:rPr>
          <w:rFonts w:ascii="Georgia" w:hAnsi="Georgia"/>
          <w:b/>
          <w:color w:val="6B6B6B"/>
          <w:sz w:val="16"/>
        </w:rPr>
      </w:pPr>
      <w:r w:rsidRPr="00D37EB7">
        <w:rPr>
          <w:rFonts w:ascii="Georgia" w:hAnsi="Georgia" w:hint="eastAsia"/>
          <w:b/>
          <w:color w:val="6B6B6B"/>
          <w:sz w:val="16"/>
        </w:rPr>
        <w:t xml:space="preserve">BY THE EDITORS    </w:t>
      </w:r>
      <w:r w:rsidRPr="00D37EB7">
        <w:rPr>
          <w:rFonts w:ascii="Georgia" w:hAnsi="Georgia" w:hint="eastAsia"/>
          <w:b/>
          <w:color w:val="6B6B6B"/>
          <w:sz w:val="16"/>
        </w:rPr>
        <w:t>·</w:t>
      </w:r>
      <w:r w:rsidRPr="00D37EB7">
        <w:rPr>
          <w:rFonts w:ascii="Georgia" w:hAnsi="Georgia" w:hint="eastAsia"/>
          <w:b/>
          <w:color w:val="6B6B6B"/>
          <w:sz w:val="16"/>
        </w:rPr>
        <w:t xml:space="preserve">    READING TIME 4 MIN</w:t>
      </w:r>
    </w:p>
    <w:p w14:paraId="1F4D241D" w14:textId="7E3022D4" w:rsidR="006F09A5" w:rsidRPr="00D37EB7" w:rsidRDefault="00746A82" w:rsidP="0021325A">
      <w:pPr>
        <w:spacing w:line="320" w:lineRule="auto"/>
        <w:rPr>
          <w:rFonts w:ascii="Georgia" w:hAnsi="Georgia"/>
          <w:color w:val="1A1A1A"/>
          <w:sz w:val="22"/>
        </w:rPr>
      </w:pPr>
      <w:r w:rsidRPr="00D37EB7">
        <w:rPr>
          <w:rFonts w:ascii="Georgia" w:hAnsi="Georgia"/>
          <w:noProof/>
          <w:color w:val="1A1A1A"/>
          <w:sz w:val="22"/>
        </w:rPr>
        <w:drawing>
          <wp:anchor distT="90170" distB="90170" distL="360045" distR="360045" simplePos="0" relativeHeight="251658240" behindDoc="0" locked="0" layoutInCell="1" allowOverlap="1" wp14:anchorId="5361DAEF" wp14:editId="0F74912C">
            <wp:simplePos x="0" y="0"/>
            <wp:positionH relativeFrom="column">
              <wp:posOffset>25400</wp:posOffset>
            </wp:positionH>
            <wp:positionV relativeFrom="paragraph">
              <wp:posOffset>93980</wp:posOffset>
            </wp:positionV>
            <wp:extent cx="2758440" cy="2137410"/>
            <wp:effectExtent l="0" t="0" r="0" b="0"/>
            <wp:wrapSquare wrapText="bothSides"/>
            <wp:docPr id="1851114563"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14563" name="図 2"/>
                    <pic:cNvPicPr/>
                  </pic:nvPicPr>
                  <pic:blipFill rotWithShape="1">
                    <a:blip r:embed="rId9" cstate="hqprint">
                      <a:extLst>
                        <a:ext uri="{28A0092B-C50C-407E-A947-70E740481C1C}">
                          <a14:useLocalDpi xmlns:a14="http://schemas.microsoft.com/office/drawing/2010/main"/>
                        </a:ext>
                      </a:extLst>
                    </a:blip>
                    <a:srcRect/>
                    <a:stretch>
                      <a:fillRect/>
                    </a:stretch>
                  </pic:blipFill>
                  <pic:spPr bwMode="auto">
                    <a:xfrm>
                      <a:off x="0" y="0"/>
                      <a:ext cx="2758440" cy="2137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commentRangeStart w:id="3"/>
      <w:r>
        <w:rPr>
          <w:rFonts w:ascii="Georgia" w:hAnsi="Georgia"/>
          <w:color w:val="1A1A1A"/>
          <w:sz w:val="22"/>
        </w:rPr>
        <w:t xml:space="preserve">There is a moment, when the trail narrows and the last note of </w:t>
      </w:r>
      <w:del w:id="102" w:author="Noah Williams" w:date="2026-08-22T09:30:00Z">
        <w:r>
          <w:rPr>
            <w:rFonts w:ascii="Georgia" w:hAnsi="Georgia"/>
            <w:color w:val="1A1A1A"/>
            <w:sz w:val="22"/>
          </w:rPr>
          <w:delText>road-noise</w:delText>
        </w:r>
      </w:del>
      <w:ins w:id="103" w:author="Noah Williams" w:date="2026-08-22T09:30:00Z">
        <w:r>
          <w:rPr>
            <w:rFonts w:ascii="Georgia" w:hAnsi="Georgia"/>
            <w:color w:val="1A1A1A"/>
            <w:sz w:val="22"/>
          </w:rPr>
          <w:t>road noise</w:t>
        </w:r>
      </w:ins>
      <w:r>
        <w:rPr>
          <w:rFonts w:ascii="Georgia" w:hAnsi="Georgia"/>
          <w:color w:val="1A1A1A"/>
          <w:sz w:val="22"/>
        </w:rPr>
        <w:t xml:space="preserve"> dies away, in which the forest seems to draw a long breath and look down at you. The light shifts. The temperature drops a degree or two. You become, very suddenly, a small thing among older things — and that smallness is the beginning of attention.</w:t>
      </w:r>
      <w:commentRangeEnd w:id="3"/>
      <w:r>
        <w:rPr>
          <w:rStyle w:val="CommentReference"/>
        </w:rPr>
        <w:commentReference w:id="3"/>
      </w:r>
    </w:p>
    <w:p w14:paraId="25061C8C" w14:textId="70C12E78" w:rsidR="006F09A5" w:rsidRPr="00D37EB7" w:rsidRDefault="006F09A5" w:rsidP="006F09A5">
      <w:pPr>
        <w:spacing w:line="320" w:lineRule="auto"/>
        <w:ind w:firstLine="360"/>
        <w:rPr>
          <w:rFonts w:ascii="Georgia" w:hAnsi="Georgia"/>
          <w:color w:val="1A1A1A"/>
          <w:sz w:val="22"/>
        </w:rPr>
      </w:pPr>
      <w:commentRangeStart w:id="0"/>
      <w:r>
        <w:rPr>
          <w:rFonts w:ascii="Georgia" w:hAnsi="Georgia" w:hint="eastAsia"/>
          <w:color w:val="1A1A1A"/>
          <w:sz w:val="22"/>
        </w:rPr>
        <w:t xml:space="preserve">The first lesson of an old forest is patience. Nothing here is in a hurry. A Douglas fir grown to two hundred feet has spent five human lifetimes reaching for the sun; the moss on its northern flank has been quietly composing itself for a century. To walk through such a place at a </w:t>
      </w:r>
      <w:del w:id="100" w:author="Leo Martin" w:date="2026-08-22T09:30:00Z">
        <w:r>
          <w:rPr>
            <w:rFonts w:ascii="Georgia" w:hAnsi="Georgia" w:hint="eastAsia"/>
            <w:color w:val="1A1A1A"/>
            <w:sz w:val="22"/>
          </w:rPr>
          <w:delText>city pace</w:delText>
        </w:r>
      </w:del>
      <w:ins w:id="101" w:author="Leo Martin" w:date="2026-08-22T09:30:00Z">
        <w:r>
          <w:rPr>
            <w:rFonts w:ascii="Georgia" w:hAnsi="Georgia" w:hint="eastAsia"/>
            <w:color w:val="1A1A1A"/>
            <w:sz w:val="22"/>
          </w:rPr>
          <w:t>hurried pace</w:t>
        </w:r>
      </w:ins>
      <w:r>
        <w:rPr>
          <w:rFonts w:ascii="Georgia" w:hAnsi="Georgia" w:hint="eastAsia"/>
          <w:color w:val="1A1A1A"/>
          <w:sz w:val="22"/>
        </w:rPr>
        <w:t xml:space="preserve"> is to miss everything that matters.</w:t>
      </w:r>
      <w:commentRangeEnd w:id="0"/>
      <w:r>
        <w:rPr>
          <w:rStyle w:val="CommentReference"/>
        </w:rPr>
        <w:commentReference w:id="0"/>
      </w:r>
    </w:p>
    <w:p w14:paraId="0585C58D" w14:textId="11705E09" w:rsidR="006F09A5" w:rsidRPr="00D37EB7" w:rsidRDefault="006F09A5" w:rsidP="006F09A5">
      <w:pPr>
        <w:spacing w:after="360" w:line="320" w:lineRule="auto"/>
        <w:ind w:firstLine="360"/>
        <w:rPr>
          <w:rFonts w:ascii="Georgia" w:hAnsi="Georgia"/>
          <w:color w:val="1A1A1A"/>
          <w:sz w:val="22"/>
        </w:rPr>
      </w:pPr>
      <w:commentRangeStart w:id="2"/>
      <w:r w:rsidRPr="00D37EB7">
        <w:rPr>
          <w:rFonts w:ascii="Georgia" w:hAnsi="Georgia" w:hint="eastAsia"/>
          <w:color w:val="1A1A1A"/>
          <w:sz w:val="22"/>
        </w:rPr>
        <w:t xml:space="preserve">The second lesson is connection. Beneath the soil, a vast network of fungal threads </w:t>
      </w:r>
      <w:r w:rsidRPr="00D37EB7">
        <w:rPr>
          <w:rFonts w:ascii="Georgia" w:hAnsi="Georgia" w:hint="eastAsia"/>
          <w:color w:val="1A1A1A"/>
          <w:sz w:val="22"/>
        </w:rPr>
        <w:t>—</w:t>
      </w:r>
      <w:r w:rsidRPr="00D37EB7">
        <w:rPr>
          <w:rFonts w:ascii="Georgia" w:hAnsi="Georgia" w:hint="eastAsia"/>
          <w:color w:val="1A1A1A"/>
          <w:sz w:val="22"/>
        </w:rPr>
        <w:t xml:space="preserve"> the mycorrhizae </w:t>
      </w:r>
      <w:r w:rsidRPr="00D37EB7">
        <w:rPr>
          <w:rFonts w:ascii="Georgia" w:hAnsi="Georgia" w:hint="eastAsia"/>
          <w:color w:val="1A1A1A"/>
          <w:sz w:val="22"/>
        </w:rPr>
        <w:t>—</w:t>
      </w:r>
      <w:r w:rsidRPr="00D37EB7">
        <w:rPr>
          <w:rFonts w:ascii="Georgia" w:hAnsi="Georgia" w:hint="eastAsia"/>
          <w:color w:val="1A1A1A"/>
          <w:sz w:val="22"/>
        </w:rPr>
        <w:t xml:space="preserve"> knits the trees into a single, conversational organism. Sugar flows from the strong to the struggling. Warning signals travel root to root. The forest you see is the smaller half of the forest that is.</w:t>
      </w:r>
      <w:commentRangeEnd w:id="2"/>
      <w:r>
        <w:rPr>
          <w:rStyle w:val="CommentReference"/>
        </w:rPr>
        <w:commentReference w:id="2"/>
      </w:r>
    </w:p>
    <w:p w14:paraId="4F944513" w14:textId="062AB941" w:rsidR="006F09A5" w:rsidRPr="00D37EB7" w:rsidRDefault="006F09A5" w:rsidP="006F09A5">
      <w:pPr>
        <w:spacing w:before="240" w:after="360" w:line="520" w:lineRule="auto"/>
        <w:ind w:left="720" w:right="720"/>
        <w:jc w:val="center"/>
        <w:rPr>
          <w:rFonts w:ascii="Georgia" w:hAnsi="Georgia"/>
          <w:i/>
          <w:color w:val="1B3A2F"/>
          <w:sz w:val="40"/>
        </w:rPr>
      </w:pPr>
      <w:r w:rsidRPr="00D37EB7">
        <w:rPr>
          <w:rFonts w:ascii="Georgia" w:hAnsi="Georgia" w:hint="eastAsia"/>
          <w:i/>
          <w:color w:val="1B3A2F"/>
          <w:sz w:val="40"/>
        </w:rPr>
        <w:t>“</w:t>
      </w:r>
      <w:r w:rsidRPr="00D37EB7">
        <w:rPr>
          <w:rFonts w:ascii="Georgia" w:hAnsi="Georgia" w:hint="eastAsia"/>
          <w:i/>
          <w:color w:val="1B3A2F"/>
          <w:sz w:val="40"/>
        </w:rPr>
        <w:t>The forest you see is the smaller half of the forest that is.</w:t>
      </w:r>
      <w:r w:rsidRPr="00D37EB7">
        <w:rPr>
          <w:rFonts w:ascii="Georgia" w:hAnsi="Georgia" w:hint="eastAsia"/>
          <w:i/>
          <w:color w:val="1B3A2F"/>
          <w:sz w:val="40"/>
        </w:rPr>
        <w:t>”</w:t>
      </w:r>
    </w:p>
    <w:p w14:paraId="322B9A5D" w14:textId="64C9C727" w:rsidR="006F09A5" w:rsidRPr="00D37EB7" w:rsidRDefault="006F09A5" w:rsidP="006F09A5">
      <w:pPr>
        <w:spacing w:after="240" w:line="320" w:lineRule="auto"/>
        <w:ind w:firstLine="360"/>
        <w:rPr>
          <w:rFonts w:ascii="Georgia" w:hAnsi="Georgia"/>
          <w:color w:val="1A1A1A"/>
          <w:sz w:val="22"/>
        </w:rPr>
      </w:pPr>
      <w:r w:rsidRPr="00D37EB7">
        <w:rPr>
          <w:rFonts w:ascii="Georgia" w:hAnsi="Georgia" w:hint="eastAsia"/>
          <w:color w:val="1A1A1A"/>
          <w:sz w:val="22"/>
        </w:rPr>
        <w:lastRenderedPageBreak/>
        <w:t xml:space="preserve">And the third lesson </w:t>
      </w:r>
      <w:r w:rsidRPr="00D37EB7">
        <w:rPr>
          <w:rFonts w:ascii="Georgia" w:hAnsi="Georgia" w:hint="eastAsia"/>
          <w:color w:val="1A1A1A"/>
          <w:sz w:val="22"/>
        </w:rPr>
        <w:t>—</w:t>
      </w:r>
      <w:r w:rsidRPr="00D37EB7">
        <w:rPr>
          <w:rFonts w:ascii="Georgia" w:hAnsi="Georgia" w:hint="eastAsia"/>
          <w:color w:val="1A1A1A"/>
          <w:sz w:val="22"/>
        </w:rPr>
        <w:t xml:space="preserve"> perhaps the hardest one </w:t>
      </w:r>
      <w:r w:rsidRPr="00D37EB7">
        <w:rPr>
          <w:rFonts w:ascii="Georgia" w:hAnsi="Georgia" w:hint="eastAsia"/>
          <w:color w:val="1A1A1A"/>
          <w:sz w:val="22"/>
        </w:rPr>
        <w:t>—</w:t>
      </w:r>
      <w:r w:rsidRPr="00D37EB7">
        <w:rPr>
          <w:rFonts w:ascii="Georgia" w:hAnsi="Georgia" w:hint="eastAsia"/>
          <w:color w:val="1A1A1A"/>
          <w:sz w:val="22"/>
        </w:rPr>
        <w:t xml:space="preserve"> is humility. A forest does not require us. It will not miss our footsteps. The privilege of walking under its arches is exactly that: a privilege, granted briefly, on terms older than memory. We come, we look up, and we leave a little quieter than we arrived.</w:t>
      </w:r>
    </w:p>
    <w:p w14:paraId="7EAEE5E3" w14:textId="69139C30" w:rsidR="006F09A5" w:rsidRPr="00D37EB7" w:rsidRDefault="006F09A5" w:rsidP="00C27969">
      <w:pPr>
        <w:spacing w:after="0"/>
        <w:jc w:val="left"/>
        <w:rPr>
          <w:rFonts w:ascii="Hiragino Mincho ProN" w:hAnsi="Hiragino Mincho ProN"/>
          <w:color w:val="A0522D"/>
          <w:sz w:val="22"/>
        </w:rPr>
      </w:pPr>
      <w:r w:rsidRPr="00D37EB7">
        <w:rPr>
          <w:rFonts w:ascii="Hiragino Mincho ProN" w:hAnsi="Hiragino Mincho ProN" w:hint="eastAsia"/>
          <w:color w:val="A0522D"/>
          <w:sz w:val="22"/>
        </w:rPr>
        <w:t>■</w:t>
      </w:r>
    </w:p>
    <w:p w14:paraId="589A68AF" w14:textId="3F3C52D0" w:rsidR="006F09A5" w:rsidRDefault="006F09A5" w:rsidP="00A849B3">
      <w:pPr>
        <w:pStyle w:val="1"/>
        <w:rPr>
          <w:rFonts w:hint="eastAsia"/>
        </w:rPr>
      </w:pPr>
    </w:p>
    <w:p w14:paraId="5EB9CDC5" w14:textId="1917E31F" w:rsidR="00480A53" w:rsidRPr="00D37EB7" w:rsidRDefault="00480A53" w:rsidP="00480A53">
      <w:pPr>
        <w:spacing w:after="120"/>
        <w:rPr>
          <w:rFonts w:ascii="Georgia" w:hAnsi="Georgia"/>
          <w:b/>
          <w:color w:val="A0522D"/>
          <w:sz w:val="18"/>
        </w:rPr>
      </w:pPr>
      <w:r w:rsidRPr="00D37EB7">
        <w:rPr>
          <w:rFonts w:ascii="Georgia" w:hAnsi="Georgia" w:hint="eastAsia"/>
          <w:b/>
          <w:color w:val="A0522D"/>
          <w:sz w:val="18"/>
        </w:rPr>
        <w:t xml:space="preserve">DATA  </w:t>
      </w:r>
      <w:r w:rsidRPr="00D37EB7">
        <w:rPr>
          <w:rFonts w:ascii="Georgia" w:hAnsi="Georgia" w:hint="eastAsia"/>
          <w:b/>
          <w:color w:val="A0522D"/>
          <w:sz w:val="18"/>
        </w:rPr>
        <w:t>·</w:t>
      </w:r>
      <w:r w:rsidRPr="00D37EB7">
        <w:rPr>
          <w:rFonts w:ascii="Georgia" w:hAnsi="Georgia" w:hint="eastAsia"/>
          <w:b/>
          <w:color w:val="A0522D"/>
          <w:sz w:val="18"/>
        </w:rPr>
        <w:t xml:space="preserve">  CHAPTER TWO</w:t>
      </w:r>
    </w:p>
    <w:p w14:paraId="3B3F64E5" w14:textId="0A0E82A1" w:rsidR="00480A53" w:rsidRPr="00D37EB7" w:rsidRDefault="00480A53" w:rsidP="009A625B">
      <w:pPr>
        <w:spacing w:after="120" w:line="640" w:lineRule="auto"/>
        <w:rPr>
          <w:rFonts w:ascii="Georgia" w:hAnsi="Georgia"/>
          <w:b/>
          <w:color w:val="1B3A2F"/>
          <w:sz w:val="56"/>
        </w:rPr>
      </w:pPr>
      <w:r w:rsidRPr="00D37EB7">
        <w:rPr>
          <w:rFonts w:ascii="Georgia" w:hAnsi="Georgia" w:hint="eastAsia"/>
          <w:b/>
          <w:color w:val="1B3A2F"/>
          <w:sz w:val="56"/>
        </w:rPr>
        <w:t>Forest by the Numbers</w:t>
      </w:r>
    </w:p>
    <w:p w14:paraId="0B2B0CE9" w14:textId="0D9B007E" w:rsidR="00480A53" w:rsidRPr="00D37EB7" w:rsidRDefault="00480A53" w:rsidP="00480A53">
      <w:pPr>
        <w:spacing w:after="400" w:line="360" w:lineRule="auto"/>
        <w:rPr>
          <w:rFonts w:ascii="Georgia" w:hAnsi="Georgia"/>
          <w:i/>
          <w:color w:val="3A3A3A"/>
          <w:sz w:val="24"/>
        </w:rPr>
      </w:pPr>
      <w:r w:rsidRPr="00D37EB7">
        <w:rPr>
          <w:rFonts w:ascii="Georgia" w:hAnsi="Georgia" w:hint="eastAsia"/>
          <w:i/>
          <w:color w:val="3A3A3A"/>
          <w:sz w:val="24"/>
        </w:rPr>
        <w:t>Four of the world's great forest biomes, sketched in their broadest strokes. Figures are illustrative, drawn from openly published estimates and rounded for readability.</w:t>
      </w:r>
    </w:p>
    <w:tbl>
      <w:tblPr>
        <w:tblStyle w:val="af3"/>
        <w:tblW w:w="0" w:type="auto"/>
        <w:tblLook w:val="04A0" w:firstRow="1" w:lastRow="0" w:firstColumn="1" w:lastColumn="0" w:noHBand="0" w:noVBand="1"/>
      </w:tblPr>
      <w:tblGrid>
        <w:gridCol w:w="2254"/>
        <w:gridCol w:w="2254"/>
        <w:gridCol w:w="2254"/>
        <w:gridCol w:w="2254"/>
      </w:tblGrid>
      <w:tr w:rsidR="00480A53" w:rsidRPr="00480A53" w14:paraId="643AE713" w14:textId="77777777" w:rsidTr="00BA03DE">
        <w:tc>
          <w:tcPr>
            <w:tcW w:w="2254" w:type="dxa"/>
            <w:shd w:val="clear" w:color="1B3A2F" w:fill="1B3A2F"/>
            <w:vAlign w:val="center"/>
          </w:tcPr>
          <w:p w14:paraId="3D8AAD6A" w14:textId="7CB19F67" w:rsidR="00480A53" w:rsidRPr="00D37EB7" w:rsidRDefault="00480A53" w:rsidP="00502E57">
            <w:pPr>
              <w:jc w:val="left"/>
              <w:rPr>
                <w:rFonts w:ascii="Georgia" w:hAnsi="Georgia"/>
                <w:b/>
                <w:i/>
                <w:color w:val="FFFFFF"/>
              </w:rPr>
            </w:pPr>
            <w:r w:rsidRPr="00D37EB7">
              <w:rPr>
                <w:rFonts w:ascii="Georgia" w:hAnsi="Georgia"/>
                <w:b/>
                <w:i/>
                <w:color w:val="FFFFFF"/>
              </w:rPr>
              <w:t>Biome</w:t>
            </w:r>
          </w:p>
        </w:tc>
        <w:tc>
          <w:tcPr>
            <w:tcW w:w="2254" w:type="dxa"/>
            <w:shd w:val="clear" w:color="1B3A2F" w:fill="1B3A2F"/>
            <w:vAlign w:val="center"/>
          </w:tcPr>
          <w:p w14:paraId="0C2B86D0" w14:textId="453D1B3E" w:rsidR="00480A53" w:rsidRPr="00D37EB7" w:rsidRDefault="00480A53" w:rsidP="00502E57">
            <w:pPr>
              <w:jc w:val="left"/>
              <w:rPr>
                <w:rFonts w:ascii="Georgia" w:hAnsi="Georgia"/>
                <w:b/>
                <w:i/>
                <w:color w:val="FFFFFF"/>
              </w:rPr>
            </w:pPr>
            <w:r w:rsidRPr="00D37EB7">
              <w:rPr>
                <w:rFonts w:ascii="Georgia" w:hAnsi="Georgia"/>
                <w:b/>
                <w:i/>
                <w:color w:val="FFFFFF"/>
              </w:rPr>
              <w:t>Approx. Area</w:t>
            </w:r>
          </w:p>
        </w:tc>
        <w:tc>
          <w:tcPr>
            <w:tcW w:w="2254" w:type="dxa"/>
            <w:shd w:val="clear" w:color="1B3A2F" w:fill="1B3A2F"/>
            <w:vAlign w:val="center"/>
          </w:tcPr>
          <w:p w14:paraId="7CDFA217" w14:textId="544AF7DB" w:rsidR="00480A53" w:rsidRPr="00D37EB7" w:rsidRDefault="00480A53" w:rsidP="00502E57">
            <w:pPr>
              <w:jc w:val="left"/>
              <w:rPr>
                <w:rFonts w:ascii="Georgia" w:hAnsi="Georgia"/>
                <w:b/>
                <w:i/>
                <w:color w:val="FFFFFF"/>
              </w:rPr>
            </w:pPr>
            <w:r w:rsidRPr="00D37EB7">
              <w:rPr>
                <w:rFonts w:ascii="Georgia" w:hAnsi="Georgia"/>
                <w:b/>
                <w:i/>
                <w:color w:val="FFFFFF"/>
              </w:rPr>
              <w:t>Notable Species</w:t>
            </w:r>
          </w:p>
        </w:tc>
        <w:tc>
          <w:tcPr>
            <w:tcW w:w="2254" w:type="dxa"/>
            <w:shd w:val="clear" w:color="1B3A2F" w:fill="1B3A2F"/>
            <w:vAlign w:val="center"/>
          </w:tcPr>
          <w:p w14:paraId="2A5A45F7" w14:textId="5B1380B2" w:rsidR="00480A53" w:rsidRPr="00D37EB7" w:rsidRDefault="00480A53" w:rsidP="00502E57">
            <w:pPr>
              <w:jc w:val="left"/>
              <w:rPr>
                <w:rFonts w:ascii="Georgia" w:hAnsi="Georgia"/>
                <w:b/>
                <w:i/>
                <w:color w:val="FFFFFF"/>
              </w:rPr>
            </w:pPr>
            <w:r w:rsidRPr="00D37EB7">
              <w:rPr>
                <w:rFonts w:ascii="Georgia" w:hAnsi="Georgia"/>
                <w:b/>
                <w:i/>
                <w:color w:val="FFFFFF"/>
              </w:rPr>
              <w:t>Carbon Role</w:t>
            </w:r>
          </w:p>
        </w:tc>
      </w:tr>
      <w:tr w:rsidR="00480A53" w:rsidRPr="00480A53" w14:paraId="6067E786" w14:textId="77777777" w:rsidTr="00BA03DE">
        <w:tc>
          <w:tcPr>
            <w:tcW w:w="2254" w:type="dxa"/>
            <w:shd w:val="clear" w:color="FFFFFF" w:fill="FFFFFF"/>
            <w:vAlign w:val="center"/>
          </w:tcPr>
          <w:p w14:paraId="42BFB5A5" w14:textId="163D1B56" w:rsidR="00480A53" w:rsidRPr="00D37EB7" w:rsidRDefault="00480A53" w:rsidP="00502E57">
            <w:pPr>
              <w:jc w:val="left"/>
              <w:rPr>
                <w:rFonts w:ascii="Georgia" w:hAnsi="Georgia"/>
                <w:i/>
                <w:color w:val="1A1A1A"/>
                <w:sz w:val="21"/>
              </w:rPr>
            </w:pPr>
            <w:r w:rsidRPr="00D37EB7">
              <w:rPr>
                <w:rFonts w:ascii="Georgia" w:hAnsi="Georgia"/>
                <w:i/>
                <w:color w:val="1A1A1A"/>
                <w:sz w:val="21"/>
              </w:rPr>
              <w:t>Amazon Rainforest</w:t>
            </w:r>
          </w:p>
        </w:tc>
        <w:tc>
          <w:tcPr>
            <w:tcW w:w="2254" w:type="dxa"/>
            <w:shd w:val="clear" w:color="FFFFFF" w:fill="FFFFFF"/>
            <w:vAlign w:val="center"/>
          </w:tcPr>
          <w:p w14:paraId="4FA84A71" w14:textId="414E7095" w:rsidR="00480A53" w:rsidRPr="00D37EB7" w:rsidRDefault="00480A53" w:rsidP="00502E57">
            <w:pPr>
              <w:jc w:val="left"/>
              <w:rPr>
                <w:rFonts w:ascii="Georgia" w:hAnsi="Georgia"/>
                <w:i/>
                <w:color w:val="1A1A1A"/>
                <w:sz w:val="21"/>
              </w:rPr>
            </w:pPr>
            <w:r w:rsidRPr="00D37EB7">
              <w:rPr>
                <w:rFonts w:ascii="Georgia" w:hAnsi="Georgia"/>
                <w:i/>
                <w:color w:val="1A1A1A"/>
                <w:sz w:val="21"/>
              </w:rPr>
              <w:t>5.5 M km²</w:t>
            </w:r>
          </w:p>
        </w:tc>
        <w:tc>
          <w:tcPr>
            <w:tcW w:w="2254" w:type="dxa"/>
            <w:shd w:val="clear" w:color="FFFFFF" w:fill="FFFFFF"/>
            <w:vAlign w:val="center"/>
          </w:tcPr>
          <w:p w14:paraId="063CA02E" w14:textId="7941E2C3" w:rsidR="00480A53" w:rsidRPr="00D37EB7" w:rsidRDefault="00480A53" w:rsidP="00502E57">
            <w:pPr>
              <w:jc w:val="left"/>
              <w:rPr>
                <w:rFonts w:ascii="Georgia" w:hAnsi="Georgia"/>
                <w:i/>
                <w:color w:val="1A1A1A"/>
                <w:sz w:val="21"/>
              </w:rPr>
            </w:pPr>
            <w:r w:rsidRPr="00D37EB7">
              <w:rPr>
                <w:rFonts w:ascii="Georgia" w:hAnsi="Georgia"/>
                <w:i/>
                <w:color w:val="1A1A1A"/>
                <w:sz w:val="21"/>
              </w:rPr>
              <w:t>Jaguar, Harpy Eagle, Kapok</w:t>
            </w:r>
          </w:p>
        </w:tc>
        <w:tc>
          <w:tcPr>
            <w:tcW w:w="2254" w:type="dxa"/>
            <w:shd w:val="clear" w:color="FFFFFF" w:fill="FFFFFF"/>
            <w:vAlign w:val="center"/>
          </w:tcPr>
          <w:p w14:paraId="5ED9B0FE" w14:textId="6FA53C7C" w:rsidR="00480A53" w:rsidRPr="00D37EB7" w:rsidRDefault="00480A53" w:rsidP="00502E57">
            <w:pPr>
              <w:jc w:val="left"/>
              <w:rPr>
                <w:rFonts w:ascii="Georgia" w:hAnsi="Georgia"/>
                <w:i/>
                <w:color w:val="1A1A1A"/>
                <w:sz w:val="21"/>
              </w:rPr>
            </w:pPr>
            <w:r w:rsidRPr="00D37EB7">
              <w:rPr>
                <w:rFonts w:ascii="Georgia" w:hAnsi="Georgia"/>
                <w:i/>
                <w:color w:val="1A1A1A"/>
                <w:sz w:val="21"/>
              </w:rPr>
              <w:t>Vast above-ground store</w:t>
            </w:r>
          </w:p>
        </w:tc>
      </w:tr>
      <w:tr w:rsidR="00480A53" w:rsidRPr="00480A53" w14:paraId="1DE4F61C" w14:textId="77777777" w:rsidTr="00BA03DE">
        <w:tc>
          <w:tcPr>
            <w:tcW w:w="2254" w:type="dxa"/>
            <w:shd w:val="clear" w:color="F4EFE6" w:fill="F4EFE6"/>
            <w:vAlign w:val="center"/>
          </w:tcPr>
          <w:p w14:paraId="0D29E510" w14:textId="310E6599" w:rsidR="00480A53" w:rsidRPr="00D37EB7" w:rsidRDefault="00480A53" w:rsidP="00502E57">
            <w:pPr>
              <w:jc w:val="left"/>
              <w:rPr>
                <w:rFonts w:ascii="Georgia" w:hAnsi="Georgia"/>
                <w:i/>
                <w:color w:val="1A1A1A"/>
                <w:sz w:val="21"/>
              </w:rPr>
            </w:pPr>
            <w:r w:rsidRPr="00D37EB7">
              <w:rPr>
                <w:rFonts w:ascii="Georgia" w:hAnsi="Georgia"/>
                <w:i/>
                <w:color w:val="1A1A1A"/>
                <w:sz w:val="21"/>
              </w:rPr>
              <w:t>Boreal Taiga</w:t>
            </w:r>
          </w:p>
        </w:tc>
        <w:tc>
          <w:tcPr>
            <w:tcW w:w="2254" w:type="dxa"/>
            <w:shd w:val="clear" w:color="F4EFE6" w:fill="F4EFE6"/>
            <w:vAlign w:val="center"/>
          </w:tcPr>
          <w:p w14:paraId="1B454113" w14:textId="105C5E80" w:rsidR="00480A53" w:rsidRPr="00D37EB7" w:rsidRDefault="00480A53" w:rsidP="00502E57">
            <w:pPr>
              <w:jc w:val="left"/>
              <w:rPr>
                <w:rFonts w:ascii="Georgia" w:hAnsi="Georgia"/>
                <w:i/>
                <w:color w:val="1A1A1A"/>
                <w:sz w:val="21"/>
              </w:rPr>
            </w:pPr>
            <w:r w:rsidRPr="00D37EB7">
              <w:rPr>
                <w:rFonts w:ascii="Georgia" w:hAnsi="Georgia"/>
                <w:i/>
                <w:color w:val="1A1A1A"/>
                <w:sz w:val="21"/>
              </w:rPr>
              <w:t>16.6 M km²</w:t>
            </w:r>
          </w:p>
        </w:tc>
        <w:tc>
          <w:tcPr>
            <w:tcW w:w="2254" w:type="dxa"/>
            <w:shd w:val="clear" w:color="F4EFE6" w:fill="F4EFE6"/>
            <w:vAlign w:val="center"/>
          </w:tcPr>
          <w:p w14:paraId="4ADE3A76" w14:textId="42A205A7" w:rsidR="00480A53" w:rsidRPr="00D37EB7" w:rsidRDefault="00480A53" w:rsidP="00502E57">
            <w:pPr>
              <w:jc w:val="left"/>
              <w:rPr>
                <w:rFonts w:ascii="Georgia" w:hAnsi="Georgia"/>
                <w:i/>
                <w:color w:val="1A1A1A"/>
                <w:sz w:val="21"/>
              </w:rPr>
            </w:pPr>
            <w:r w:rsidRPr="00D37EB7">
              <w:rPr>
                <w:rFonts w:ascii="Georgia" w:hAnsi="Georgia"/>
                <w:i/>
                <w:color w:val="1A1A1A"/>
                <w:sz w:val="21"/>
              </w:rPr>
              <w:t>Lynx, Spruce, Reindeer Moss</w:t>
            </w:r>
          </w:p>
        </w:tc>
        <w:tc>
          <w:tcPr>
            <w:tcW w:w="2254" w:type="dxa"/>
            <w:shd w:val="clear" w:color="F4EFE6" w:fill="F4EFE6"/>
            <w:vAlign w:val="center"/>
          </w:tcPr>
          <w:p w14:paraId="4A75A26C" w14:textId="5CBFB780" w:rsidR="00480A53" w:rsidRPr="00D37EB7" w:rsidRDefault="00480A53" w:rsidP="00502E57">
            <w:pPr>
              <w:jc w:val="left"/>
              <w:rPr>
                <w:rFonts w:ascii="Georgia" w:hAnsi="Georgia"/>
                <w:i/>
                <w:color w:val="1A1A1A"/>
                <w:sz w:val="21"/>
              </w:rPr>
            </w:pPr>
            <w:r w:rsidRPr="00D37EB7">
              <w:rPr>
                <w:rFonts w:ascii="Georgia" w:hAnsi="Georgia"/>
                <w:i/>
                <w:color w:val="1A1A1A"/>
                <w:sz w:val="21"/>
              </w:rPr>
              <w:t>Largest soil-carbon sink</w:t>
            </w:r>
          </w:p>
        </w:tc>
      </w:tr>
      <w:tr w:rsidR="00480A53" w:rsidRPr="00480A53" w14:paraId="0EADCD98" w14:textId="77777777" w:rsidTr="00BA03DE">
        <w:tc>
          <w:tcPr>
            <w:tcW w:w="2254" w:type="dxa"/>
            <w:shd w:val="clear" w:color="FFFFFF" w:fill="FFFFFF"/>
            <w:vAlign w:val="center"/>
          </w:tcPr>
          <w:p w14:paraId="73C240B9" w14:textId="41EF8F8D" w:rsidR="00480A53" w:rsidRPr="00D37EB7" w:rsidRDefault="00480A53" w:rsidP="00502E57">
            <w:pPr>
              <w:jc w:val="left"/>
              <w:rPr>
                <w:rFonts w:ascii="Georgia" w:hAnsi="Georgia"/>
                <w:i/>
                <w:color w:val="1A1A1A"/>
                <w:sz w:val="21"/>
              </w:rPr>
            </w:pPr>
            <w:r w:rsidRPr="00D37EB7">
              <w:rPr>
                <w:rFonts w:ascii="Georgia" w:hAnsi="Georgia"/>
                <w:i/>
                <w:color w:val="1A1A1A"/>
                <w:sz w:val="21"/>
              </w:rPr>
              <w:t>Temperate Rainforest</w:t>
            </w:r>
          </w:p>
        </w:tc>
        <w:tc>
          <w:tcPr>
            <w:tcW w:w="2254" w:type="dxa"/>
            <w:shd w:val="clear" w:color="FFFFFF" w:fill="FFFFFF"/>
            <w:vAlign w:val="center"/>
          </w:tcPr>
          <w:p w14:paraId="7E39EE04" w14:textId="1E62FD33" w:rsidR="00480A53" w:rsidRPr="00D37EB7" w:rsidRDefault="00480A53" w:rsidP="00502E57">
            <w:pPr>
              <w:jc w:val="left"/>
              <w:rPr>
                <w:rFonts w:ascii="Georgia" w:hAnsi="Georgia"/>
                <w:i/>
                <w:color w:val="1A1A1A"/>
                <w:sz w:val="21"/>
              </w:rPr>
            </w:pPr>
            <w:r w:rsidRPr="00D37EB7">
              <w:rPr>
                <w:rFonts w:ascii="Georgia" w:hAnsi="Georgia"/>
                <w:i/>
                <w:color w:val="1A1A1A"/>
                <w:sz w:val="21"/>
              </w:rPr>
              <w:t>0.3 M km²</w:t>
            </w:r>
          </w:p>
        </w:tc>
        <w:tc>
          <w:tcPr>
            <w:tcW w:w="2254" w:type="dxa"/>
            <w:shd w:val="clear" w:color="FFFFFF" w:fill="FFFFFF"/>
            <w:vAlign w:val="center"/>
          </w:tcPr>
          <w:p w14:paraId="0F6D168D" w14:textId="5698535C" w:rsidR="00480A53" w:rsidRPr="00D37EB7" w:rsidRDefault="00480A53" w:rsidP="00502E57">
            <w:pPr>
              <w:jc w:val="left"/>
              <w:rPr>
                <w:rFonts w:ascii="Georgia" w:hAnsi="Georgia"/>
                <w:i/>
                <w:color w:val="1A1A1A"/>
                <w:sz w:val="21"/>
              </w:rPr>
            </w:pPr>
            <w:r w:rsidRPr="00D37EB7">
              <w:rPr>
                <w:rFonts w:ascii="Georgia" w:hAnsi="Georgia"/>
                <w:i/>
                <w:color w:val="1A1A1A"/>
                <w:sz w:val="21"/>
              </w:rPr>
              <w:t>Sitka Spruce, Banana Slug</w:t>
            </w:r>
          </w:p>
        </w:tc>
        <w:tc>
          <w:tcPr>
            <w:tcW w:w="2254" w:type="dxa"/>
            <w:shd w:val="clear" w:color="FFFFFF" w:fill="FFFFFF"/>
            <w:vAlign w:val="center"/>
          </w:tcPr>
          <w:p w14:paraId="6706E5E1" w14:textId="2CC2D55A" w:rsidR="00480A53" w:rsidRPr="00D37EB7" w:rsidRDefault="00480A53" w:rsidP="00502E57">
            <w:pPr>
              <w:jc w:val="left"/>
              <w:rPr>
                <w:rFonts w:ascii="Georgia" w:hAnsi="Georgia"/>
                <w:i/>
                <w:color w:val="1A1A1A"/>
                <w:sz w:val="21"/>
              </w:rPr>
            </w:pPr>
            <w:r w:rsidRPr="00D37EB7">
              <w:rPr>
                <w:rFonts w:ascii="Georgia" w:hAnsi="Georgia"/>
                <w:i/>
                <w:color w:val="1A1A1A"/>
                <w:sz w:val="21"/>
              </w:rPr>
              <w:t>Dense per-hectare biomass</w:t>
            </w:r>
          </w:p>
        </w:tc>
      </w:tr>
      <w:tr w:rsidR="00480A53" w:rsidRPr="00480A53" w14:paraId="766E3344" w14:textId="77777777" w:rsidTr="00BA03DE">
        <w:tc>
          <w:tcPr>
            <w:tcW w:w="2254" w:type="dxa"/>
            <w:shd w:val="clear" w:color="F4EFE6" w:fill="F4EFE6"/>
            <w:vAlign w:val="center"/>
          </w:tcPr>
          <w:p w14:paraId="3CB5066D" w14:textId="497FAADF" w:rsidR="00480A53" w:rsidRPr="00D37EB7" w:rsidRDefault="00480A53" w:rsidP="00502E57">
            <w:pPr>
              <w:jc w:val="left"/>
              <w:rPr>
                <w:rFonts w:ascii="Georgia" w:hAnsi="Georgia"/>
                <w:i/>
                <w:color w:val="1A1A1A"/>
                <w:sz w:val="21"/>
              </w:rPr>
            </w:pPr>
            <w:r w:rsidRPr="00D37EB7">
              <w:rPr>
                <w:rFonts w:ascii="Georgia" w:hAnsi="Georgia"/>
                <w:i/>
                <w:color w:val="1A1A1A"/>
                <w:sz w:val="21"/>
              </w:rPr>
              <w:t>Bamboo Forest</w:t>
            </w:r>
          </w:p>
        </w:tc>
        <w:tc>
          <w:tcPr>
            <w:tcW w:w="2254" w:type="dxa"/>
            <w:shd w:val="clear" w:color="F4EFE6" w:fill="F4EFE6"/>
            <w:vAlign w:val="center"/>
          </w:tcPr>
          <w:p w14:paraId="07C46502" w14:textId="41CB0A4C" w:rsidR="00480A53" w:rsidRPr="00D37EB7" w:rsidRDefault="00480A53" w:rsidP="00502E57">
            <w:pPr>
              <w:jc w:val="left"/>
              <w:rPr>
                <w:rFonts w:ascii="Georgia" w:hAnsi="Georgia"/>
                <w:i/>
                <w:color w:val="1A1A1A"/>
                <w:sz w:val="21"/>
              </w:rPr>
            </w:pPr>
            <w:r w:rsidRPr="00D37EB7">
              <w:rPr>
                <w:rFonts w:ascii="Georgia" w:hAnsi="Georgia"/>
                <w:i/>
                <w:color w:val="1A1A1A"/>
                <w:sz w:val="21"/>
              </w:rPr>
              <w:t>0.05 M km²</w:t>
            </w:r>
          </w:p>
        </w:tc>
        <w:tc>
          <w:tcPr>
            <w:tcW w:w="2254" w:type="dxa"/>
            <w:shd w:val="clear" w:color="F4EFE6" w:fill="F4EFE6"/>
            <w:vAlign w:val="center"/>
          </w:tcPr>
          <w:p w14:paraId="1463B64D" w14:textId="2556E4EC" w:rsidR="00480A53" w:rsidRPr="00D37EB7" w:rsidRDefault="00480A53" w:rsidP="00502E57">
            <w:pPr>
              <w:jc w:val="left"/>
              <w:rPr>
                <w:rFonts w:ascii="Georgia" w:hAnsi="Georgia"/>
                <w:i/>
                <w:color w:val="1A1A1A"/>
                <w:sz w:val="21"/>
              </w:rPr>
            </w:pPr>
            <w:r w:rsidRPr="00D37EB7">
              <w:rPr>
                <w:rFonts w:ascii="Georgia" w:hAnsi="Georgia"/>
                <w:i/>
                <w:color w:val="1A1A1A"/>
                <w:sz w:val="21"/>
              </w:rPr>
              <w:t>Giant Panda, Red Panda</w:t>
            </w:r>
          </w:p>
        </w:tc>
        <w:tc>
          <w:tcPr>
            <w:tcW w:w="2254" w:type="dxa"/>
            <w:shd w:val="clear" w:color="F4EFE6" w:fill="F4EFE6"/>
            <w:vAlign w:val="center"/>
          </w:tcPr>
          <w:p w14:paraId="505560C5" w14:textId="1198E703" w:rsidR="00480A53" w:rsidRPr="00D37EB7" w:rsidRDefault="00480A53" w:rsidP="00502E57">
            <w:pPr>
              <w:jc w:val="left"/>
              <w:rPr>
                <w:rFonts w:ascii="Georgia" w:hAnsi="Georgia"/>
                <w:i/>
                <w:color w:val="1A1A1A"/>
                <w:sz w:val="21"/>
              </w:rPr>
            </w:pPr>
            <w:r w:rsidRPr="00D37EB7">
              <w:rPr>
                <w:rFonts w:ascii="Georgia" w:hAnsi="Georgia"/>
                <w:i/>
                <w:color w:val="1A1A1A"/>
                <w:sz w:val="21"/>
              </w:rPr>
              <w:t>Rapid sequestration cycle</w:t>
            </w:r>
          </w:p>
        </w:tc>
      </w:tr>
    </w:tbl>
    <w:p w14:paraId="44ADFAEC" w14:textId="77777777" w:rsidR="00480A53" w:rsidRPr="00D37EB7" w:rsidRDefault="00480A53" w:rsidP="00480A53">
      <w:pPr>
        <w:rPr>
          <w:rFonts w:ascii="Georgia" w:hAnsi="Georgia" w:hint="eastAsia"/>
        </w:rPr>
      </w:pPr>
    </w:p>
    <w:p w14:paraId="089DA12B" w14:textId="223CAD57" w:rsidR="00BA03DE" w:rsidRPr="00D37EB7" w:rsidRDefault="00BA03DE" w:rsidP="00BA03DE">
      <w:pPr>
        <w:spacing w:before="200" w:after="0"/>
        <w:rPr>
          <w:rFonts w:ascii="Georgia" w:hAnsi="Georgia"/>
          <w:i/>
          <w:color w:val="6B6B6B"/>
          <w:sz w:val="18"/>
        </w:rPr>
      </w:pPr>
      <w:r w:rsidRPr="00D37EB7">
        <w:rPr>
          <w:rFonts w:ascii="Georgia" w:hAnsi="Georgia" w:hint="eastAsia"/>
          <w:i/>
          <w:color w:val="6B6B6B"/>
          <w:sz w:val="18"/>
        </w:rPr>
        <w:t>Source: open biome inventories, rounded. Figures intended for layout demonstration.</w:t>
      </w:r>
    </w:p>
    <w:p w14:paraId="0605531B" w14:textId="77777777" w:rsidR="00BA03DE" w:rsidRPr="00D37EB7" w:rsidRDefault="00BA03DE" w:rsidP="00BA03DE">
      <w:pPr>
        <w:rPr>
          <w:rFonts w:ascii="Georgia" w:hAnsi="Georgia" w:hint="eastAsia"/>
          <w:sz w:val="16"/>
        </w:rPr>
      </w:pPr>
    </w:p>
    <w:p w14:paraId="02EAE576" w14:textId="0871961E" w:rsidR="00BA03DE" w:rsidRPr="00D37EB7" w:rsidRDefault="00BA03DE" w:rsidP="009A625B">
      <w:pPr>
        <w:spacing w:before="80" w:after="0" w:line="720" w:lineRule="auto"/>
        <w:jc w:val="center"/>
        <w:rPr>
          <w:rFonts w:ascii="Georgia" w:hAnsi="Georgia"/>
          <w:b/>
          <w:color w:val="1B3A2F"/>
          <w:sz w:val="72"/>
        </w:rPr>
      </w:pPr>
      <w:r w:rsidRPr="00D37EB7">
        <w:rPr>
          <w:rFonts w:ascii="Georgia" w:hAnsi="Georgia" w:hint="eastAsia"/>
          <w:b/>
          <w:color w:val="1B3A2F"/>
          <w:sz w:val="72"/>
        </w:rPr>
        <w:t>31%</w:t>
      </w:r>
    </w:p>
    <w:p w14:paraId="679E99EA" w14:textId="4A839022" w:rsidR="00BA03DE" w:rsidRPr="00D37EB7" w:rsidRDefault="00BA03DE" w:rsidP="00BA03DE">
      <w:pPr>
        <w:spacing w:after="0" w:line="360" w:lineRule="auto"/>
        <w:jc w:val="center"/>
        <w:rPr>
          <w:rFonts w:ascii="Georgia" w:hAnsi="Georgia"/>
          <w:i/>
          <w:color w:val="3A3A3A"/>
          <w:sz w:val="24"/>
        </w:rPr>
      </w:pPr>
      <w:r w:rsidRPr="00D37EB7">
        <w:rPr>
          <w:rFonts w:ascii="Georgia" w:hAnsi="Georgia" w:hint="eastAsia"/>
          <w:i/>
          <w:color w:val="3A3A3A"/>
          <w:sz w:val="24"/>
        </w:rPr>
        <w:t>of the world's land surface is, today, still under forest cover.</w:t>
      </w:r>
    </w:p>
    <w:p w14:paraId="2F68A939" w14:textId="77777777" w:rsidR="00BA03DE" w:rsidRDefault="00BA03DE" w:rsidP="00A849B3">
      <w:pPr>
        <w:pStyle w:val="1"/>
        <w:rPr>
          <w:rFonts w:hint="eastAsia"/>
        </w:rPr>
      </w:pPr>
    </w:p>
    <w:p w14:paraId="01D2BC5C" w14:textId="0C90B605" w:rsidR="009450AE" w:rsidRPr="00D37EB7" w:rsidRDefault="009450AE" w:rsidP="009450AE">
      <w:pPr>
        <w:spacing w:after="120"/>
        <w:rPr>
          <w:rFonts w:ascii="Georgia" w:hAnsi="Georgia"/>
          <w:b/>
          <w:color w:val="A0522D"/>
          <w:sz w:val="18"/>
        </w:rPr>
      </w:pPr>
      <w:r w:rsidRPr="00D37EB7">
        <w:rPr>
          <w:rFonts w:ascii="Georgia" w:hAnsi="Georgia" w:hint="eastAsia"/>
          <w:b/>
          <w:color w:val="A0522D"/>
          <w:sz w:val="18"/>
        </w:rPr>
        <w:t xml:space="preserve">FIELD NOTES  </w:t>
      </w:r>
      <w:r w:rsidRPr="00D37EB7">
        <w:rPr>
          <w:rFonts w:ascii="Georgia" w:hAnsi="Georgia" w:hint="eastAsia"/>
          <w:b/>
          <w:color w:val="A0522D"/>
          <w:sz w:val="18"/>
        </w:rPr>
        <w:t>·</w:t>
      </w:r>
      <w:r w:rsidRPr="00D37EB7">
        <w:rPr>
          <w:rFonts w:ascii="Georgia" w:hAnsi="Georgia" w:hint="eastAsia"/>
          <w:b/>
          <w:color w:val="A0522D"/>
          <w:sz w:val="18"/>
        </w:rPr>
        <w:t xml:space="preserve">  CHAPTER THREE</w:t>
      </w:r>
    </w:p>
    <w:p w14:paraId="6C1DF201" w14:textId="53DA0151" w:rsidR="009450AE" w:rsidRPr="00D37EB7" w:rsidRDefault="009450AE" w:rsidP="009A625B">
      <w:pPr>
        <w:spacing w:after="120" w:line="640" w:lineRule="auto"/>
        <w:rPr>
          <w:rFonts w:ascii="Georgia" w:hAnsi="Georgia"/>
          <w:b/>
          <w:color w:val="1B3A2F"/>
          <w:sz w:val="56"/>
        </w:rPr>
      </w:pPr>
      <w:r w:rsidRPr="00D37EB7">
        <w:rPr>
          <w:rFonts w:ascii="Georgia" w:hAnsi="Georgia" w:hint="eastAsia"/>
          <w:b/>
          <w:color w:val="1B3A2F"/>
          <w:sz w:val="56"/>
        </w:rPr>
        <w:t>Four Quiet Lives</w:t>
      </w:r>
    </w:p>
    <w:p w14:paraId="327DDEE8" w14:textId="21DD4A1E" w:rsidR="009450AE" w:rsidRPr="00D37EB7" w:rsidRDefault="009450AE" w:rsidP="009450AE">
      <w:pPr>
        <w:spacing w:after="440" w:line="360" w:lineRule="auto"/>
        <w:rPr>
          <w:rFonts w:ascii="Georgia" w:hAnsi="Georgia"/>
          <w:i/>
          <w:color w:val="3A3A3A"/>
          <w:sz w:val="24"/>
        </w:rPr>
      </w:pPr>
      <w:r w:rsidRPr="00D37EB7">
        <w:rPr>
          <w:rFonts w:ascii="Georgia" w:hAnsi="Georgia" w:hint="eastAsia"/>
          <w:i/>
          <w:color w:val="3A3A3A"/>
          <w:sz w:val="24"/>
        </w:rPr>
        <w:t xml:space="preserve">Brief introductions to four residents of the world's forests </w:t>
      </w:r>
      <w:r w:rsidRPr="00D37EB7">
        <w:rPr>
          <w:rFonts w:ascii="Georgia" w:hAnsi="Georgia" w:hint="eastAsia"/>
          <w:i/>
          <w:color w:val="3A3A3A"/>
          <w:sz w:val="24"/>
        </w:rPr>
        <w:t>—</w:t>
      </w:r>
      <w:r w:rsidRPr="00D37EB7">
        <w:rPr>
          <w:rFonts w:ascii="Georgia" w:hAnsi="Georgia" w:hint="eastAsia"/>
          <w:i/>
          <w:color w:val="3A3A3A"/>
          <w:sz w:val="24"/>
        </w:rPr>
        <w:t xml:space="preserve"> chosen not for their fame, but for what each one quietly does.</w:t>
      </w:r>
    </w:p>
    <w:p w14:paraId="2BFC0378" w14:textId="5A04B286" w:rsidR="009450AE" w:rsidRPr="00D37EB7" w:rsidRDefault="009450AE" w:rsidP="009450AE">
      <w:pPr>
        <w:spacing w:before="160" w:after="80"/>
        <w:rPr>
          <w:rFonts w:ascii="Georgia" w:hAnsi="Georgia" w:hint="eastAsia"/>
        </w:rPr>
      </w:pPr>
      <w:proofErr w:type="gramStart"/>
      <w:r w:rsidRPr="00D37EB7">
        <w:rPr>
          <w:rFonts w:ascii="Georgia" w:hAnsi="Georgia" w:hint="eastAsia"/>
          <w:b/>
          <w:color w:val="A0522D"/>
          <w:sz w:val="36"/>
        </w:rPr>
        <w:t xml:space="preserve">01  </w:t>
      </w:r>
      <w:r w:rsidRPr="00D37EB7">
        <w:rPr>
          <w:rFonts w:ascii="Georgia" w:hAnsi="Georgia"/>
          <w:b/>
          <w:color w:val="1B3A2F"/>
          <w:sz w:val="36"/>
        </w:rPr>
        <w:t>The</w:t>
      </w:r>
      <w:proofErr w:type="gramEnd"/>
      <w:r w:rsidRPr="00D37EB7">
        <w:rPr>
          <w:rFonts w:ascii="Georgia" w:hAnsi="Georgia"/>
          <w:b/>
          <w:color w:val="1B3A2F"/>
          <w:sz w:val="36"/>
        </w:rPr>
        <w:t xml:space="preserve"> Pacific Banana Slug</w:t>
      </w:r>
    </w:p>
    <w:p w14:paraId="5061CB80" w14:textId="52C8C8B0" w:rsidR="009450AE" w:rsidRPr="00D37EB7" w:rsidRDefault="009450AE" w:rsidP="009450AE">
      <w:pPr>
        <w:spacing w:after="80"/>
        <w:rPr>
          <w:rFonts w:ascii="Georgia" w:hAnsi="Georgia"/>
          <w:b/>
          <w:color w:val="6B6B6B"/>
          <w:sz w:val="16"/>
        </w:rPr>
      </w:pPr>
      <w:r w:rsidRPr="00D37EB7">
        <w:rPr>
          <w:rFonts w:ascii="Georgia" w:hAnsi="Georgia" w:hint="eastAsia"/>
          <w:b/>
          <w:color w:val="6B6B6B"/>
          <w:sz w:val="16"/>
        </w:rPr>
        <w:t>FOREST CUSTODIAN</w:t>
      </w:r>
    </w:p>
    <w:p w14:paraId="4038896E" w14:textId="2CBE2164" w:rsidR="009450AE" w:rsidRPr="00D37EB7" w:rsidRDefault="009450AE" w:rsidP="009450AE">
      <w:pPr>
        <w:spacing w:after="120" w:line="320" w:lineRule="auto"/>
        <w:rPr>
          <w:rFonts w:ascii="Georgia" w:hAnsi="Georgia"/>
          <w:color w:val="1A1A1A"/>
          <w:sz w:val="22"/>
        </w:rPr>
      </w:pPr>
      <w:r w:rsidRPr="00D37EB7">
        <w:rPr>
          <w:rFonts w:ascii="Georgia" w:hAnsi="Georgia" w:hint="eastAsia"/>
          <w:color w:val="1A1A1A"/>
          <w:sz w:val="22"/>
        </w:rPr>
        <w:t>Bright as a lemon and unhurried in every direction, the banana slug is the cleaning crew of the temperate rainforest floor. It eats fallen leaves, mushrooms, and the occasional carcass, and returns the lot to the soil as fine, fertile castings. A forest without slugs would be a forest slowly drowning in its own debris.</w:t>
      </w:r>
    </w:p>
    <w:p w14:paraId="342BAF35" w14:textId="0F35E16D" w:rsidR="009450AE" w:rsidRPr="00D37EB7" w:rsidRDefault="00502E57" w:rsidP="00D37EB7">
      <w:pPr>
        <w:spacing w:before="120" w:after="120"/>
        <w:jc w:val="center"/>
        <w:rPr>
          <w:rFonts w:ascii="Hiragino Mincho ProN" w:hAnsi="Hiragino Mincho ProN"/>
          <w:color w:val="A0522D"/>
        </w:rPr>
      </w:pPr>
      <w:r w:rsidRPr="00D37EB7">
        <w:rPr>
          <w:rFonts w:ascii="Hiragino Mincho ProN" w:hAnsi="Hiragino Mincho ProN" w:hint="eastAsia"/>
          <w:color w:val="A0522D"/>
        </w:rPr>
        <w:t>—</w:t>
      </w:r>
      <w:r w:rsidRPr="00D37EB7">
        <w:rPr>
          <w:rFonts w:ascii="Hiragino Mincho ProN" w:hAnsi="Hiragino Mincho ProN"/>
          <w:color w:val="A0522D"/>
        </w:rPr>
        <w:t xml:space="preserve"> — —</w:t>
      </w:r>
    </w:p>
    <w:p w14:paraId="567A09C8" w14:textId="0A981194" w:rsidR="009450AE" w:rsidRPr="00D37EB7" w:rsidRDefault="009450AE" w:rsidP="009450AE">
      <w:pPr>
        <w:spacing w:before="160" w:after="80"/>
        <w:rPr>
          <w:rFonts w:ascii="Georgia" w:hAnsi="Georgia" w:hint="eastAsia"/>
        </w:rPr>
      </w:pPr>
      <w:proofErr w:type="gramStart"/>
      <w:r w:rsidRPr="00D37EB7">
        <w:rPr>
          <w:rFonts w:ascii="Georgia" w:hAnsi="Georgia" w:hint="eastAsia"/>
          <w:b/>
          <w:color w:val="A0522D"/>
          <w:sz w:val="36"/>
        </w:rPr>
        <w:t xml:space="preserve">02  </w:t>
      </w:r>
      <w:r w:rsidRPr="00D37EB7">
        <w:rPr>
          <w:rFonts w:ascii="Georgia" w:hAnsi="Georgia"/>
          <w:b/>
          <w:color w:val="1B3A2F"/>
          <w:sz w:val="36"/>
        </w:rPr>
        <w:t>The</w:t>
      </w:r>
      <w:proofErr w:type="gramEnd"/>
      <w:r w:rsidRPr="00D37EB7">
        <w:rPr>
          <w:rFonts w:ascii="Georgia" w:hAnsi="Georgia"/>
          <w:b/>
          <w:color w:val="1B3A2F"/>
          <w:sz w:val="36"/>
        </w:rPr>
        <w:t xml:space="preserve"> Mycorrhizal Fungus</w:t>
      </w:r>
    </w:p>
    <w:p w14:paraId="6AD7BE26" w14:textId="71A69E9B" w:rsidR="009450AE" w:rsidRPr="00D37EB7" w:rsidRDefault="009450AE" w:rsidP="009450AE">
      <w:pPr>
        <w:spacing w:after="80"/>
        <w:rPr>
          <w:rFonts w:ascii="Georgia" w:hAnsi="Georgia"/>
          <w:b/>
          <w:color w:val="6B6B6B"/>
          <w:sz w:val="16"/>
        </w:rPr>
      </w:pPr>
      <w:r w:rsidRPr="00D37EB7">
        <w:rPr>
          <w:rFonts w:ascii="Georgia" w:hAnsi="Georgia" w:hint="eastAsia"/>
          <w:b/>
          <w:color w:val="6B6B6B"/>
          <w:sz w:val="16"/>
        </w:rPr>
        <w:t>UNDERGROUND MESSENGER</w:t>
      </w:r>
    </w:p>
    <w:p w14:paraId="73D44795" w14:textId="56028E21" w:rsidR="009450AE" w:rsidRPr="00D37EB7" w:rsidRDefault="009450AE" w:rsidP="009450AE">
      <w:pPr>
        <w:spacing w:after="120" w:line="320" w:lineRule="auto"/>
        <w:rPr>
          <w:rFonts w:ascii="Georgia" w:hAnsi="Georgia"/>
          <w:color w:val="1A1A1A"/>
          <w:sz w:val="22"/>
        </w:rPr>
      </w:pPr>
      <w:r w:rsidRPr="00D37EB7">
        <w:rPr>
          <w:rFonts w:ascii="Georgia" w:hAnsi="Georgia" w:hint="eastAsia"/>
          <w:color w:val="1A1A1A"/>
          <w:sz w:val="22"/>
        </w:rPr>
        <w:t>Mostly invisible, almost everywhere. Threadlike hyphae weave between tree roots and trade phosphorus and water for sugars made above. The same network carries chemical warnings of insect attack from one tree to another, sometimes across an entire grove. The forest's nervous system is fungal.</w:t>
      </w:r>
    </w:p>
    <w:p w14:paraId="75CD0372" w14:textId="19CB7385" w:rsidR="009450AE" w:rsidRPr="00D37EB7" w:rsidRDefault="00502E57" w:rsidP="00D37EB7">
      <w:pPr>
        <w:spacing w:before="120" w:after="120"/>
        <w:jc w:val="center"/>
        <w:rPr>
          <w:rFonts w:ascii="Hiragino Mincho ProN" w:hAnsi="Hiragino Mincho ProN"/>
          <w:color w:val="A0522D"/>
        </w:rPr>
      </w:pPr>
      <w:r w:rsidRPr="00D37EB7">
        <w:rPr>
          <w:rFonts w:ascii="Hiragino Mincho ProN" w:hAnsi="Hiragino Mincho ProN" w:hint="eastAsia"/>
          <w:color w:val="A0522D"/>
        </w:rPr>
        <w:t>—</w:t>
      </w:r>
      <w:r w:rsidRPr="00D37EB7">
        <w:rPr>
          <w:rFonts w:ascii="Hiragino Mincho ProN" w:hAnsi="Hiragino Mincho ProN"/>
          <w:color w:val="A0522D"/>
        </w:rPr>
        <w:t xml:space="preserve"> — —</w:t>
      </w:r>
    </w:p>
    <w:p w14:paraId="545D4569" w14:textId="4893E690" w:rsidR="009450AE" w:rsidRPr="00D37EB7" w:rsidRDefault="009450AE" w:rsidP="009450AE">
      <w:pPr>
        <w:spacing w:before="160" w:after="80"/>
        <w:rPr>
          <w:rFonts w:ascii="Georgia" w:hAnsi="Georgia" w:hint="eastAsia"/>
        </w:rPr>
      </w:pPr>
      <w:proofErr w:type="gramStart"/>
      <w:r w:rsidRPr="00D37EB7">
        <w:rPr>
          <w:rFonts w:ascii="Georgia" w:hAnsi="Georgia" w:hint="eastAsia"/>
          <w:b/>
          <w:color w:val="A0522D"/>
          <w:sz w:val="36"/>
        </w:rPr>
        <w:t xml:space="preserve">03  </w:t>
      </w:r>
      <w:r w:rsidRPr="00D37EB7">
        <w:rPr>
          <w:rFonts w:ascii="Georgia" w:hAnsi="Georgia"/>
          <w:b/>
          <w:color w:val="1B3A2F"/>
          <w:sz w:val="36"/>
        </w:rPr>
        <w:t>The</w:t>
      </w:r>
      <w:proofErr w:type="gramEnd"/>
      <w:r w:rsidRPr="00D37EB7">
        <w:rPr>
          <w:rFonts w:ascii="Georgia" w:hAnsi="Georgia"/>
          <w:b/>
          <w:color w:val="1B3A2F"/>
          <w:sz w:val="36"/>
        </w:rPr>
        <w:t xml:space="preserve"> Pileated Woodpecker</w:t>
      </w:r>
    </w:p>
    <w:p w14:paraId="5C45F9C6" w14:textId="038C14D9" w:rsidR="009450AE" w:rsidRPr="00D37EB7" w:rsidRDefault="009450AE" w:rsidP="009450AE">
      <w:pPr>
        <w:spacing w:after="80"/>
        <w:rPr>
          <w:rFonts w:ascii="Georgia" w:hAnsi="Georgia"/>
          <w:b/>
          <w:color w:val="6B6B6B"/>
          <w:sz w:val="16"/>
        </w:rPr>
      </w:pPr>
      <w:r w:rsidRPr="00D37EB7">
        <w:rPr>
          <w:rFonts w:ascii="Georgia" w:hAnsi="Georgia" w:hint="eastAsia"/>
          <w:b/>
          <w:color w:val="6B6B6B"/>
          <w:sz w:val="16"/>
        </w:rPr>
        <w:t>ARCHITECT BY ACCIDENT</w:t>
      </w:r>
    </w:p>
    <w:p w14:paraId="5092D480" w14:textId="0D4610F2" w:rsidR="009450AE" w:rsidRPr="00D37EB7" w:rsidRDefault="009450AE" w:rsidP="009450AE">
      <w:pPr>
        <w:spacing w:after="120" w:line="320" w:lineRule="auto"/>
        <w:rPr>
          <w:rFonts w:ascii="Georgia" w:hAnsi="Georgia"/>
          <w:color w:val="1A1A1A"/>
          <w:sz w:val="22"/>
        </w:rPr>
      </w:pPr>
      <w:r w:rsidRPr="00D37EB7">
        <w:rPr>
          <w:rFonts w:ascii="Georgia" w:hAnsi="Georgia" w:hint="eastAsia"/>
          <w:color w:val="1A1A1A"/>
          <w:sz w:val="22"/>
        </w:rPr>
        <w:lastRenderedPageBreak/>
        <w:t>A crow-sized bird with a flame-red crest, hammering rectangular hollows into standing dead wood. The hollows it abandons become nests for owls, ducks, martens, and bats. Half a forest's cavity-nesters owe their homes to a bird that was only ever looking for beetles.</w:t>
      </w:r>
    </w:p>
    <w:p w14:paraId="54CCCB3C" w14:textId="1F0193D0" w:rsidR="009450AE" w:rsidRPr="00D37EB7" w:rsidRDefault="00502E57" w:rsidP="00D37EB7">
      <w:pPr>
        <w:spacing w:before="120" w:after="120"/>
        <w:jc w:val="center"/>
        <w:rPr>
          <w:rFonts w:ascii="Hiragino Mincho ProN" w:hAnsi="Hiragino Mincho ProN"/>
          <w:color w:val="A0522D"/>
        </w:rPr>
      </w:pPr>
      <w:r w:rsidRPr="00D37EB7">
        <w:rPr>
          <w:rFonts w:ascii="Hiragino Mincho ProN" w:hAnsi="Hiragino Mincho ProN" w:hint="eastAsia"/>
          <w:color w:val="A0522D"/>
        </w:rPr>
        <w:t>—</w:t>
      </w:r>
      <w:r w:rsidRPr="00D37EB7">
        <w:rPr>
          <w:rFonts w:ascii="Hiragino Mincho ProN" w:hAnsi="Hiragino Mincho ProN"/>
          <w:color w:val="A0522D"/>
        </w:rPr>
        <w:t xml:space="preserve"> — —</w:t>
      </w:r>
    </w:p>
    <w:p w14:paraId="7C5DB44F" w14:textId="3ED1EB4F" w:rsidR="009450AE" w:rsidRPr="00D37EB7" w:rsidRDefault="009450AE" w:rsidP="009450AE">
      <w:pPr>
        <w:spacing w:before="160" w:after="80"/>
        <w:rPr>
          <w:rFonts w:ascii="Georgia" w:hAnsi="Georgia" w:hint="eastAsia"/>
        </w:rPr>
      </w:pPr>
      <w:proofErr w:type="gramStart"/>
      <w:r w:rsidRPr="00D37EB7">
        <w:rPr>
          <w:rFonts w:ascii="Georgia" w:hAnsi="Georgia" w:hint="eastAsia"/>
          <w:b/>
          <w:color w:val="A0522D"/>
          <w:sz w:val="36"/>
        </w:rPr>
        <w:t xml:space="preserve">04  </w:t>
      </w:r>
      <w:r w:rsidRPr="00D37EB7">
        <w:rPr>
          <w:rFonts w:ascii="Georgia" w:hAnsi="Georgia"/>
          <w:b/>
          <w:color w:val="1B3A2F"/>
          <w:sz w:val="36"/>
        </w:rPr>
        <w:t>The</w:t>
      </w:r>
      <w:proofErr w:type="gramEnd"/>
      <w:r w:rsidRPr="00D37EB7">
        <w:rPr>
          <w:rFonts w:ascii="Georgia" w:hAnsi="Georgia"/>
          <w:b/>
          <w:color w:val="1B3A2F"/>
          <w:sz w:val="36"/>
        </w:rPr>
        <w:t xml:space="preserve"> Old-Growth Douglas Fir</w:t>
      </w:r>
    </w:p>
    <w:p w14:paraId="3E2862B6" w14:textId="2E5FC1AD" w:rsidR="009450AE" w:rsidRPr="00D37EB7" w:rsidRDefault="009450AE" w:rsidP="009450AE">
      <w:pPr>
        <w:spacing w:after="80"/>
        <w:rPr>
          <w:rFonts w:ascii="Georgia" w:hAnsi="Georgia"/>
          <w:b/>
          <w:color w:val="6B6B6B"/>
          <w:sz w:val="16"/>
        </w:rPr>
      </w:pPr>
      <w:r w:rsidRPr="00D37EB7">
        <w:rPr>
          <w:rFonts w:ascii="Georgia" w:hAnsi="Georgia" w:hint="eastAsia"/>
          <w:b/>
          <w:color w:val="6B6B6B"/>
          <w:sz w:val="16"/>
        </w:rPr>
        <w:t>SLOW-TIME ELDER</w:t>
      </w:r>
    </w:p>
    <w:p w14:paraId="506709FA" w14:textId="5C2359B9" w:rsidR="009450AE" w:rsidRPr="00D37EB7" w:rsidRDefault="009450AE" w:rsidP="009450AE">
      <w:pPr>
        <w:spacing w:after="120" w:line="320" w:lineRule="auto"/>
        <w:rPr>
          <w:rFonts w:ascii="Georgia" w:hAnsi="Georgia"/>
          <w:color w:val="1A1A1A"/>
          <w:sz w:val="22"/>
        </w:rPr>
      </w:pPr>
      <w:r w:rsidRPr="00D37EB7">
        <w:rPr>
          <w:rFonts w:ascii="Georgia" w:hAnsi="Georgia" w:hint="eastAsia"/>
          <w:color w:val="1A1A1A"/>
          <w:sz w:val="22"/>
        </w:rPr>
        <w:t xml:space="preserve">Two hundred feet tall and counting, with bark thick enough to shrug off all but the fiercest fire. A single mature tree can hold more than a </w:t>
      </w:r>
      <w:proofErr w:type="spellStart"/>
      <w:r w:rsidRPr="00D37EB7">
        <w:rPr>
          <w:rFonts w:ascii="Georgia" w:hAnsi="Georgia" w:hint="eastAsia"/>
          <w:color w:val="1A1A1A"/>
          <w:sz w:val="22"/>
        </w:rPr>
        <w:t>tonne</w:t>
      </w:r>
      <w:proofErr w:type="spellEnd"/>
      <w:r w:rsidRPr="00D37EB7">
        <w:rPr>
          <w:rFonts w:ascii="Georgia" w:hAnsi="Georgia" w:hint="eastAsia"/>
          <w:color w:val="1A1A1A"/>
          <w:sz w:val="22"/>
        </w:rPr>
        <w:t xml:space="preserve"> of carbon and shelter dozens of species in its branches. It will outlive everyone reading this </w:t>
      </w:r>
      <w:r w:rsidRPr="00D37EB7">
        <w:rPr>
          <w:rFonts w:ascii="Georgia" w:hAnsi="Georgia" w:hint="eastAsia"/>
          <w:color w:val="1A1A1A"/>
          <w:sz w:val="22"/>
        </w:rPr>
        <w:t>—</w:t>
      </w:r>
      <w:r w:rsidRPr="00D37EB7">
        <w:rPr>
          <w:rFonts w:ascii="Georgia" w:hAnsi="Georgia" w:hint="eastAsia"/>
          <w:color w:val="1A1A1A"/>
          <w:sz w:val="22"/>
        </w:rPr>
        <w:t xml:space="preserve"> and, if we are careful, everyone they will ever know.</w:t>
      </w:r>
    </w:p>
    <w:p w14:paraId="57E59114" w14:textId="4ECD326E" w:rsidR="009450AE" w:rsidRPr="00D37EB7" w:rsidRDefault="00502E57" w:rsidP="00D37EB7">
      <w:pPr>
        <w:spacing w:before="120" w:after="120"/>
        <w:jc w:val="center"/>
        <w:rPr>
          <w:rFonts w:ascii="Hiragino Mincho ProN" w:hAnsi="Hiragino Mincho ProN"/>
          <w:color w:val="A0522D"/>
        </w:rPr>
      </w:pPr>
      <w:r w:rsidRPr="00D37EB7">
        <w:rPr>
          <w:rFonts w:ascii="Hiragino Mincho ProN" w:hAnsi="Hiragino Mincho ProN" w:hint="eastAsia"/>
          <w:color w:val="A0522D"/>
        </w:rPr>
        <w:t>—</w:t>
      </w:r>
      <w:r w:rsidRPr="00D37EB7">
        <w:rPr>
          <w:rFonts w:ascii="Hiragino Mincho ProN" w:hAnsi="Hiragino Mincho ProN"/>
          <w:color w:val="A0522D"/>
        </w:rPr>
        <w:t xml:space="preserve"> — —</w:t>
      </w:r>
    </w:p>
    <w:p w14:paraId="18FBDE46" w14:textId="77777777" w:rsidR="009450AE" w:rsidRDefault="009450AE" w:rsidP="00A849B3">
      <w:pPr>
        <w:pStyle w:val="1"/>
        <w:rPr>
          <w:rFonts w:hint="eastAsia"/>
        </w:rPr>
      </w:pPr>
    </w:p>
    <w:p w14:paraId="0F30B73C" w14:textId="5AF2350A" w:rsidR="009450AE" w:rsidRPr="00D37EB7" w:rsidRDefault="009450AE" w:rsidP="009450AE">
      <w:pPr>
        <w:spacing w:after="120"/>
        <w:rPr>
          <w:rFonts w:ascii="Georgia" w:hAnsi="Georgia"/>
          <w:b/>
          <w:color w:val="A0522D"/>
          <w:sz w:val="18"/>
        </w:rPr>
      </w:pPr>
      <w:r w:rsidRPr="00D37EB7">
        <w:rPr>
          <w:rFonts w:ascii="Georgia" w:hAnsi="Georgia" w:hint="eastAsia"/>
          <w:b/>
          <w:color w:val="A0522D"/>
          <w:sz w:val="18"/>
        </w:rPr>
        <w:t xml:space="preserve">CLOSING  </w:t>
      </w:r>
      <w:r w:rsidRPr="00D37EB7">
        <w:rPr>
          <w:rFonts w:ascii="Georgia" w:hAnsi="Georgia" w:hint="eastAsia"/>
          <w:b/>
          <w:color w:val="A0522D"/>
          <w:sz w:val="18"/>
        </w:rPr>
        <w:t>·</w:t>
      </w:r>
      <w:r w:rsidRPr="00D37EB7">
        <w:rPr>
          <w:rFonts w:ascii="Georgia" w:hAnsi="Georgia" w:hint="eastAsia"/>
          <w:b/>
          <w:color w:val="A0522D"/>
          <w:sz w:val="18"/>
        </w:rPr>
        <w:t xml:space="preserve">  CHAPTER FOUR</w:t>
      </w:r>
    </w:p>
    <w:p w14:paraId="5511630B" w14:textId="171170B2" w:rsidR="009450AE" w:rsidRPr="00D37EB7" w:rsidRDefault="009450AE" w:rsidP="009A625B">
      <w:pPr>
        <w:spacing w:after="120" w:line="640" w:lineRule="auto"/>
        <w:rPr>
          <w:rFonts w:ascii="Georgia" w:hAnsi="Georgia"/>
          <w:b/>
          <w:color w:val="1B3A2F"/>
          <w:sz w:val="56"/>
        </w:rPr>
      </w:pPr>
      <w:r w:rsidRPr="00D37EB7">
        <w:rPr>
          <w:rFonts w:ascii="Georgia" w:hAnsi="Georgia" w:hint="eastAsia"/>
          <w:b/>
          <w:color w:val="1B3A2F"/>
          <w:sz w:val="56"/>
        </w:rPr>
        <w:t>Why Forests Matter</w:t>
      </w:r>
    </w:p>
    <w:p w14:paraId="212240C4" w14:textId="27C8106F" w:rsidR="00211180" w:rsidRPr="00D37EB7" w:rsidRDefault="009450AE" w:rsidP="002E0B5D">
      <w:pPr>
        <w:spacing w:after="440" w:line="360" w:lineRule="auto"/>
        <w:rPr>
          <w:rFonts w:ascii="Georgia" w:hAnsi="Georgia"/>
          <w:i/>
          <w:color w:val="3A3A3A"/>
          <w:sz w:val="26"/>
        </w:rPr>
      </w:pPr>
      <w:r w:rsidRPr="00D37EB7">
        <w:rPr>
          <w:rFonts w:ascii="Georgia" w:hAnsi="Georgia" w:hint="eastAsia"/>
          <w:i/>
          <w:color w:val="3A3A3A"/>
          <w:sz w:val="26"/>
        </w:rPr>
        <w:t>A short reflection on what we keep, when we keep a forest standing.</w:t>
      </w:r>
    </w:p>
    <w:p w14:paraId="767EB2CA" w14:textId="412B4D4A" w:rsidR="009450AE" w:rsidRPr="00D37EB7" w:rsidRDefault="004F1C03" w:rsidP="0021325A">
      <w:pPr>
        <w:spacing w:line="320" w:lineRule="auto"/>
        <w:rPr>
          <w:rFonts w:ascii="Georgia" w:hAnsi="Georgia"/>
          <w:color w:val="1A1A1A"/>
          <w:sz w:val="22"/>
        </w:rPr>
      </w:pPr>
      <w:r w:rsidRPr="00D37EB7">
        <w:rPr>
          <w:rFonts w:ascii="Georgia" w:hAnsi="Georgia"/>
          <w:noProof/>
          <w:color w:val="1A1A1A"/>
          <w:sz w:val="22"/>
        </w:rPr>
        <w:drawing>
          <wp:anchor distT="91440" distB="91440" distL="360045" distR="360045" simplePos="0" relativeHeight="251658241" behindDoc="0" locked="0" layoutInCell="1" allowOverlap="1" wp14:anchorId="3A1B5813" wp14:editId="26EDE4F0">
            <wp:simplePos x="0" y="0"/>
            <wp:positionH relativeFrom="column">
              <wp:posOffset>3206750</wp:posOffset>
            </wp:positionH>
            <wp:positionV relativeFrom="paragraph">
              <wp:posOffset>71120</wp:posOffset>
            </wp:positionV>
            <wp:extent cx="2587625" cy="1717040"/>
            <wp:effectExtent l="0" t="0" r="3175" b="0"/>
            <wp:wrapSquare wrapText="bothSides"/>
            <wp:docPr id="47517850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78505" name="図 3"/>
                    <pic:cNvPicPr/>
                  </pic:nvPicPr>
                  <pic:blipFill>
                    <a:blip r:embed="rId10" cstate="hqprint">
                      <a:extLst>
                        <a:ext uri="{28A0092B-C50C-407E-A947-70E740481C1C}">
                          <a14:useLocalDpi xmlns:a14="http://schemas.microsoft.com/office/drawing/2010/main"/>
                        </a:ext>
                      </a:extLst>
                    </a:blip>
                    <a:srcRect/>
                    <a:stretch>
                      <a:fillRect/>
                    </a:stretch>
                  </pic:blipFill>
                  <pic:spPr bwMode="auto">
                    <a:xfrm>
                      <a:off x="0" y="0"/>
                      <a:ext cx="2587625" cy="1717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50AE" w:rsidRPr="00D37EB7">
        <w:rPr>
          <w:rFonts w:ascii="Georgia" w:hAnsi="Georgia" w:hint="eastAsia"/>
          <w:color w:val="1A1A1A"/>
          <w:sz w:val="22"/>
        </w:rPr>
        <w:t>It is tempting to argue for forests in the language of accountancy. Carbon stored, water filtered, timber yielded, tourism earned. The numbers are honest, and they are not small. But the numbers are not the whole reason.</w:t>
      </w:r>
    </w:p>
    <w:p w14:paraId="18F25589" w14:textId="289A9703" w:rsidR="009450AE" w:rsidRPr="00D37EB7" w:rsidRDefault="009450AE" w:rsidP="009450AE">
      <w:pPr>
        <w:spacing w:line="360" w:lineRule="auto"/>
        <w:ind w:firstLine="360"/>
        <w:rPr>
          <w:rFonts w:ascii="Georgia" w:hAnsi="Georgia"/>
          <w:color w:val="1A1A1A"/>
          <w:sz w:val="22"/>
        </w:rPr>
      </w:pPr>
      <w:r w:rsidRPr="00D37EB7">
        <w:rPr>
          <w:rFonts w:ascii="Georgia" w:hAnsi="Georgia" w:hint="eastAsia"/>
          <w:color w:val="1A1A1A"/>
          <w:sz w:val="22"/>
        </w:rPr>
        <w:t xml:space="preserve">A forest is also a way of measuring time that is not our own. It is a place where the unit of patience is the century, where storms are absorbed and remembered, where the dead feed the living without ceremony or apology. To </w:t>
      </w:r>
      <w:r w:rsidRPr="00D37EB7">
        <w:rPr>
          <w:rFonts w:ascii="Georgia" w:hAnsi="Georgia" w:hint="eastAsia"/>
          <w:color w:val="1A1A1A"/>
          <w:sz w:val="22"/>
        </w:rPr>
        <w:lastRenderedPageBreak/>
        <w:t>stand inside such a place is to be reminded that the world was not built for us, and is not, in any meaningful sense, ours.</w:t>
      </w:r>
      <w:r w:rsidRPr="00D37EB7">
        <w:rPr>
          <w:rStyle w:val="af6"/>
          <w:rFonts w:ascii="Georgia" w:hAnsi="Georgia"/>
          <w:color w:val="1A1A1A"/>
          <w:sz w:val="22"/>
        </w:rPr>
        <w:footnoteReference w:id="1"/>
      </w:r>
    </w:p>
    <w:p w14:paraId="731C66BD" w14:textId="0C8CA055" w:rsidR="009450AE" w:rsidRPr="00D37EB7" w:rsidRDefault="009450AE" w:rsidP="009450AE">
      <w:pPr>
        <w:spacing w:after="360" w:line="360" w:lineRule="auto"/>
        <w:ind w:firstLine="360"/>
        <w:rPr>
          <w:rFonts w:ascii="Georgia" w:hAnsi="Georgia"/>
          <w:color w:val="1A1A1A"/>
          <w:sz w:val="22"/>
        </w:rPr>
      </w:pPr>
      <w:r w:rsidRPr="00D37EB7">
        <w:rPr>
          <w:rFonts w:ascii="Georgia" w:hAnsi="Georgia" w:hint="eastAsia"/>
          <w:color w:val="1A1A1A"/>
          <w:sz w:val="22"/>
        </w:rPr>
        <w:t xml:space="preserve">That is the case for keeping them. Not as a balance-sheet exercise, not as a moral one, but as a practical insistence that some things should outlast the </w:t>
      </w:r>
      <w:proofErr w:type="gramStart"/>
      <w:r w:rsidRPr="00D37EB7">
        <w:rPr>
          <w:rFonts w:ascii="Georgia" w:hAnsi="Georgia" w:hint="eastAsia"/>
          <w:color w:val="1A1A1A"/>
          <w:sz w:val="22"/>
        </w:rPr>
        <w:t>conversations</w:t>
      </w:r>
      <w:proofErr w:type="gramEnd"/>
      <w:r w:rsidRPr="00D37EB7">
        <w:rPr>
          <w:rFonts w:ascii="Georgia" w:hAnsi="Georgia" w:hint="eastAsia"/>
          <w:color w:val="1A1A1A"/>
          <w:sz w:val="22"/>
        </w:rPr>
        <w:t xml:space="preserve"> we are currently having about them. A forest, left alone, will go on doing what it has always done. We will, with luck, learn something from being near it.</w:t>
      </w:r>
    </w:p>
    <w:p w14:paraId="77FEBD58" w14:textId="1594A04D" w:rsidR="009450AE" w:rsidRPr="00D37EB7" w:rsidRDefault="009450AE" w:rsidP="000372E0">
      <w:pPr>
        <w:spacing w:before="120" w:after="360" w:line="480" w:lineRule="auto"/>
        <w:ind w:left="720" w:right="720"/>
        <w:jc w:val="center"/>
        <w:rPr>
          <w:rFonts w:ascii="Georgia" w:hAnsi="Georgia"/>
          <w:i/>
          <w:color w:val="1B3A2F"/>
          <w:sz w:val="36"/>
        </w:rPr>
      </w:pPr>
      <w:r w:rsidRPr="00D37EB7">
        <w:rPr>
          <w:rFonts w:ascii="Georgia" w:hAnsi="Georgia" w:hint="eastAsia"/>
          <w:i/>
          <w:color w:val="1B3A2F"/>
          <w:sz w:val="36"/>
        </w:rPr>
        <w:t>“</w:t>
      </w:r>
      <w:r w:rsidRPr="00D37EB7">
        <w:rPr>
          <w:rFonts w:ascii="Georgia" w:hAnsi="Georgia" w:hint="eastAsia"/>
          <w:i/>
          <w:color w:val="1B3A2F"/>
          <w:sz w:val="36"/>
        </w:rPr>
        <w:t>The world was not built for us, and is not, in any meaningful sense, ours.</w:t>
      </w:r>
      <w:r w:rsidRPr="00D37EB7">
        <w:rPr>
          <w:rFonts w:ascii="Georgia" w:hAnsi="Georgia" w:hint="eastAsia"/>
          <w:i/>
          <w:color w:val="1B3A2F"/>
          <w:sz w:val="36"/>
        </w:rPr>
        <w:t>”</w:t>
      </w:r>
    </w:p>
    <w:p w14:paraId="03F9B474" w14:textId="1D8C72A7" w:rsidR="009450AE" w:rsidRPr="00D37EB7" w:rsidRDefault="009450AE" w:rsidP="009450AE">
      <w:pPr>
        <w:spacing w:after="160"/>
        <w:jc w:val="center"/>
        <w:rPr>
          <w:rFonts w:ascii="Hiragino Mincho ProN" w:hAnsi="Hiragino Mincho ProN"/>
          <w:color w:val="B8A88A"/>
          <w:sz w:val="24"/>
        </w:rPr>
      </w:pPr>
      <w:r w:rsidRPr="00D37EB7">
        <w:rPr>
          <w:rFonts w:ascii="Hiragino Mincho ProN" w:hAnsi="Hiragino Mincho ProN" w:hint="eastAsia"/>
          <w:color w:val="B8A88A"/>
          <w:sz w:val="24"/>
        </w:rPr>
        <w:t>———————————————</w:t>
      </w:r>
    </w:p>
    <w:p w14:paraId="0237381A" w14:textId="1B6FE8D5" w:rsidR="009450AE" w:rsidRPr="00D37EB7" w:rsidRDefault="009450AE" w:rsidP="009450AE">
      <w:pPr>
        <w:spacing w:after="80"/>
        <w:jc w:val="center"/>
        <w:rPr>
          <w:rFonts w:ascii="Georgia" w:hAnsi="Georgia"/>
          <w:b/>
          <w:color w:val="1B3A2F"/>
          <w:sz w:val="18"/>
        </w:rPr>
      </w:pPr>
      <w:r w:rsidRPr="00D37EB7">
        <w:rPr>
          <w:rFonts w:ascii="Georgia" w:hAnsi="Georgia" w:hint="eastAsia"/>
          <w:b/>
          <w:color w:val="1B3A2F"/>
          <w:sz w:val="18"/>
        </w:rPr>
        <w:t xml:space="preserve">CANOPY  </w:t>
      </w:r>
      <w:r w:rsidRPr="00D37EB7">
        <w:rPr>
          <w:rFonts w:ascii="Georgia" w:hAnsi="Georgia" w:hint="eastAsia"/>
          <w:b/>
          <w:color w:val="1B3A2F"/>
          <w:sz w:val="18"/>
        </w:rPr>
        <w:t>·</w:t>
      </w:r>
      <w:r w:rsidRPr="00D37EB7">
        <w:rPr>
          <w:rFonts w:ascii="Georgia" w:hAnsi="Georgia" w:hint="eastAsia"/>
          <w:b/>
          <w:color w:val="1B3A2F"/>
          <w:sz w:val="18"/>
        </w:rPr>
        <w:t xml:space="preserve">  Issue No. 01</w:t>
      </w:r>
    </w:p>
    <w:p w14:paraId="5BF65CFB" w14:textId="6AF03807" w:rsidR="009450AE" w:rsidRPr="00D37EB7" w:rsidRDefault="009450AE" w:rsidP="009450AE">
      <w:pPr>
        <w:spacing w:after="0"/>
        <w:jc w:val="center"/>
        <w:rPr>
          <w:rFonts w:ascii="Georgia" w:hAnsi="Georgia"/>
          <w:i/>
          <w:color w:val="6B6B6B"/>
          <w:sz w:val="18"/>
        </w:rPr>
      </w:pPr>
      <w:r w:rsidRPr="00D37EB7">
        <w:rPr>
          <w:rFonts w:ascii="Georgia" w:hAnsi="Georgia" w:hint="eastAsia"/>
          <w:i/>
          <w:color w:val="6B6B6B"/>
          <w:sz w:val="18"/>
        </w:rPr>
        <w:t xml:space="preserve">Further reading: </w:t>
      </w:r>
      <w:hyperlink r:id="rId11" w:history="1">
        <w:r w:rsidR="000913F5" w:rsidRPr="00D37EB7">
          <w:rPr>
            <w:rStyle w:val="af7"/>
            <w:rFonts w:ascii="Georgia" w:hAnsi="Georgia"/>
            <w:i/>
            <w:color w:val="6B6B6B"/>
            <w:sz w:val="18"/>
          </w:rPr>
          <w:t>example.com</w:t>
        </w:r>
      </w:hyperlink>
    </w:p>
    <w:p w14:paraId="2C2D51A8" w14:textId="0751D2E4" w:rsidR="00E849FB" w:rsidRPr="00D37EB7" w:rsidRDefault="00292DF5" w:rsidP="000372E0">
      <w:pPr>
        <w:spacing w:before="240"/>
        <w:jc w:val="center"/>
        <w:rPr>
          <w:rFonts w:ascii="Georgia" w:hAnsi="Georgia"/>
          <w:i/>
          <w:color w:val="6B6B6B"/>
          <w:sz w:val="16"/>
        </w:rPr>
      </w:pPr>
      <w:r w:rsidRPr="00D37EB7">
        <w:rPr>
          <w:rFonts w:ascii="Georgia" w:hAnsi="Georgia"/>
          <w:i/>
          <w:color w:val="6B6B6B"/>
          <w:sz w:val="16"/>
        </w:rPr>
        <w:t>Created with Claude for Word · Imagery generated with Midjourney</w:t>
      </w:r>
    </w:p>
    <w:p w14:paraId="3029C1D3" w14:textId="609790DA" w:rsidR="00537C54" w:rsidRPr="00D37EB7" w:rsidRDefault="00537C54" w:rsidP="00E849FB">
      <w:pPr>
        <w:rPr>
          <w:rFonts w:ascii="Georgia" w:hAnsi="Georgia" w:hint="eastAsia"/>
        </w:rPr>
      </w:pPr>
    </w:p>
    <w:sectPr w:rsidR="00537C54" w:rsidRPr="00D37EB7">
      <w:pgSz w:w="11906" w:h="16838"/>
      <w:pgMar w:top="1440" w:right="1440" w:bottom="1440" w:left="1440" w:header="720" w:footer="720" w:gutter="0"/>
      <w:cols w:space="720"/>
      <w:docGrid w:type="lines" w:linePitch="360"/>
    </w:sectPr>
  </w:body>
</w:document>
</file>

<file path=word/comments.xml><?xml version="1.0" encoding="utf-8"?>
<w:comments xmlns:w="http://schemas.openxmlformats.org/wordprocessingml/2006/main" xmlns:w14="http://schemas.microsoft.com/office/word/2010/wordml">
  <w:comment w:id="0" w:author="Olivia Bennett" w:date="2026-08-20T09:00:00Z">
    <w:p w14:paraId="A8100000">
      <w:pPr>
        <w:pStyle w:val="CommentText"/>
      </w:pPr>
      <w:r>
        <w:rPr>
          <w:rStyle w:val="CommentReference"/>
        </w:rPr>
        <w:annotationRef/>
      </w:r>
      <w:r>
        <w:t>Could we connect this idea of patience more directly to the reader's own pace?</w:t>
      </w:r>
    </w:p>
  </w:comment>
  <w:comment w:id="1" w:author="Leo Martin" w:date="2026-08-21T09:00:00Z">
    <w:p w14:paraId="A8100001">
      <w:pPr>
        <w:pStyle w:val="CommentText"/>
      </w:pPr>
      <w:r>
        <w:rPr>
          <w:rStyle w:val="CommentReference"/>
        </w:rPr>
        <w:annotationRef/>
      </w:r>
      <w:r>
        <w:t>Yes. The final sentence now makes that contrast explicit without changing the tone.</w:t>
      </w:r>
    </w:p>
  </w:comment>
  <w:comment w:id="2" w:author="Priya Shah" w:date="2026-08-22T09:00:00Z">
    <w:p w14:paraId="A8100002">
      <w:pPr>
        <w:pStyle w:val="CommentText"/>
      </w:pPr>
      <w:r>
        <w:rPr>
          <w:rStyle w:val="CommentReference"/>
        </w:rPr>
        <w:annotationRef/>
      </w:r>
      <w:r>
        <w:t>Fact-check complete. The description is appropriately framed for this editorial sample.</w:t>
      </w:r>
    </w:p>
  </w:comment>
  <w:comment w:id="3" w:author="Noah Williams" w:date="2026-08-23T09:00:00Z">
    <w:p w14:paraId="A8100003">
      <w:pPr>
        <w:pStyle w:val="CommentText"/>
      </w:pPr>
      <w:r>
        <w:rPr>
          <w:rStyle w:val="CommentReference"/>
        </w:rPr>
        <w:annotationRef/>
      </w:r>
      <w:r>
        <w:t>Proofing note: normalize the compound word here for a smoother read.</w:t>
      </w:r>
    </w:p>
  </w:comment>
</w:comments>
</file>

<file path=word/commentsExtended.xml><?xml version="1.0" encoding="utf-8"?>
<w15:commentsEx xmlns:w15="http://schemas.microsoft.com/office/word/2012/wordml">
  <w15:commentEx w15:paraId="A8100000"/>
  <w15:commentEx w15:paraId="A8100001" w15:paraIdParent="A8100000"/>
  <w15:commentEx w15:paraId="A8100002" w15:done="1"/>
  <w15:commentEx w15:paraId="A8100003"/>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AA433" w14:textId="77777777" w:rsidR="00B603F2" w:rsidRDefault="00B603F2" w:rsidP="009450AE">
      <w:pPr>
        <w:spacing w:after="0" w:line="240" w:lineRule="auto"/>
        <w:rPr>
          <w:rFonts w:hint="eastAsia"/>
        </w:rPr>
      </w:pPr>
      <w:r>
        <w:separator/>
      </w:r>
    </w:p>
  </w:endnote>
  <w:endnote w:type="continuationSeparator" w:id="0">
    <w:p w14:paraId="20CEEB0B" w14:textId="77777777" w:rsidR="00B603F2" w:rsidRDefault="00B603F2" w:rsidP="009450A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Yu Mincho Regular">
    <w:altName w:val="Cambria"/>
    <w:panose1 w:val="020B0604020202020204"/>
    <w:charset w:val="00"/>
    <w:family w:val="roman"/>
    <w:notTrueType/>
    <w:pitch w:val="default"/>
  </w:font>
  <w:font w:name="ＭＳ 明朝">
    <w:altName w:val="MS Mincho"/>
    <w:panose1 w:val="020206090402050803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Hiragino Mincho ProN">
    <w:altName w:val="Cambria"/>
    <w:panose1 w:val="020203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ECCEB" w14:textId="77777777" w:rsidR="00B603F2" w:rsidRDefault="00B603F2" w:rsidP="009450AE">
      <w:pPr>
        <w:spacing w:after="0" w:line="240" w:lineRule="auto"/>
        <w:rPr>
          <w:rFonts w:hint="eastAsia"/>
        </w:rPr>
      </w:pPr>
      <w:r>
        <w:separator/>
      </w:r>
    </w:p>
  </w:footnote>
  <w:footnote w:type="continuationSeparator" w:id="0">
    <w:p w14:paraId="7B416FC0" w14:textId="77777777" w:rsidR="00B603F2" w:rsidRDefault="00B603F2" w:rsidP="009450AE">
      <w:pPr>
        <w:spacing w:after="0" w:line="240" w:lineRule="auto"/>
        <w:rPr>
          <w:rFonts w:hint="eastAsia"/>
        </w:rPr>
      </w:pPr>
      <w:r>
        <w:continuationSeparator/>
      </w:r>
    </w:p>
  </w:footnote>
  <w:footnote w:id="1">
    <w:p w14:paraId="4DA00D2E" w14:textId="713E1ADC" w:rsidR="009450AE" w:rsidRDefault="009450AE">
      <w:pPr>
        <w:pStyle w:val="af4"/>
        <w:rPr>
          <w:rFonts w:hint="eastAsia"/>
        </w:rPr>
      </w:pPr>
      <w:r>
        <w:rPr>
          <w:rStyle w:val="af6"/>
          <w:rFonts w:hint="eastAsia"/>
        </w:rPr>
        <w:footnoteRef/>
      </w:r>
      <w:r>
        <w:rPr>
          <w:rFonts w:hint="eastAsia"/>
        </w:rPr>
        <w:t xml:space="preserve"> On forest age and longevity: see open references on bristlecone pine and Pando aspen colonies, both of which complicate any easy notion of an individual tree.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11088"/>
    <w:multiLevelType w:val="hybridMultilevel"/>
    <w:tmpl w:val="863C1B6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447">
    <w:abstractNumId w:val="0"/>
  </w:num>
</w:numbering>
</file>

<file path=word/people.xml><?xml version="1.0" encoding="utf-8"?>
<w15:people xmlns:w15="http://schemas.microsoft.com/office/word/2012/wordml">
  <w15:person w15:author="Olivia Bennett"/>
  <w15:person w15:author="Leo Martin"/>
  <w15:person w15:author="Priya Shah"/>
  <w15:person w15:author="Noah Williams"/>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revisionView w:markup="1" w:comments="1" w:insDel="1" w:formatting="1"/>
  <w:trackRevisions/>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2C739E"/>
    <w:rsid w:val="00004F82"/>
    <w:rsid w:val="00034EE9"/>
    <w:rsid w:val="000360A7"/>
    <w:rsid w:val="000372E0"/>
    <w:rsid w:val="000913F5"/>
    <w:rsid w:val="00094C33"/>
    <w:rsid w:val="00132459"/>
    <w:rsid w:val="00145FE2"/>
    <w:rsid w:val="00157A14"/>
    <w:rsid w:val="00211180"/>
    <w:rsid w:val="0021325A"/>
    <w:rsid w:val="00225743"/>
    <w:rsid w:val="002275CC"/>
    <w:rsid w:val="00292DF5"/>
    <w:rsid w:val="002B66B9"/>
    <w:rsid w:val="002E0AEE"/>
    <w:rsid w:val="002E0B5D"/>
    <w:rsid w:val="00357202"/>
    <w:rsid w:val="003679C4"/>
    <w:rsid w:val="00372A3B"/>
    <w:rsid w:val="003B067F"/>
    <w:rsid w:val="003F1F66"/>
    <w:rsid w:val="004104B8"/>
    <w:rsid w:val="004530D9"/>
    <w:rsid w:val="00460A8C"/>
    <w:rsid w:val="00480A53"/>
    <w:rsid w:val="004C73B4"/>
    <w:rsid w:val="004D61E1"/>
    <w:rsid w:val="004F1C03"/>
    <w:rsid w:val="00502E57"/>
    <w:rsid w:val="00504277"/>
    <w:rsid w:val="00534886"/>
    <w:rsid w:val="00537C54"/>
    <w:rsid w:val="00617DB0"/>
    <w:rsid w:val="006471ED"/>
    <w:rsid w:val="00655FD4"/>
    <w:rsid w:val="006A70FF"/>
    <w:rsid w:val="006F09A5"/>
    <w:rsid w:val="00726C56"/>
    <w:rsid w:val="007418CE"/>
    <w:rsid w:val="007444AE"/>
    <w:rsid w:val="00746A82"/>
    <w:rsid w:val="007E60F4"/>
    <w:rsid w:val="007F4655"/>
    <w:rsid w:val="00942450"/>
    <w:rsid w:val="009450AE"/>
    <w:rsid w:val="009A625B"/>
    <w:rsid w:val="009C4583"/>
    <w:rsid w:val="009F68D4"/>
    <w:rsid w:val="00A24F09"/>
    <w:rsid w:val="00A81E7F"/>
    <w:rsid w:val="00A849B3"/>
    <w:rsid w:val="00AC4E2D"/>
    <w:rsid w:val="00AC5A87"/>
    <w:rsid w:val="00B0614F"/>
    <w:rsid w:val="00B603F2"/>
    <w:rsid w:val="00B67E52"/>
    <w:rsid w:val="00BA03DE"/>
    <w:rsid w:val="00BA6C26"/>
    <w:rsid w:val="00BD73D2"/>
    <w:rsid w:val="00C27969"/>
    <w:rsid w:val="00C50CDC"/>
    <w:rsid w:val="00CC2706"/>
    <w:rsid w:val="00D027E4"/>
    <w:rsid w:val="00D37EB7"/>
    <w:rsid w:val="00D75C18"/>
    <w:rsid w:val="00DA198E"/>
    <w:rsid w:val="00DB5079"/>
    <w:rsid w:val="00E26D30"/>
    <w:rsid w:val="00E46247"/>
    <w:rsid w:val="00E849FB"/>
    <w:rsid w:val="00FA3C80"/>
    <w:rsid w:val="222C73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22C739E"/>
  <w15:chartTrackingRefBased/>
  <w15:docId w15:val="{1C74061A-50F4-4F5F-8398-1CD00E549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71ED"/>
  </w:style>
  <w:style w:type="paragraph" w:styleId="1">
    <w:name w:val="heading 1"/>
    <w:basedOn w:val="a"/>
    <w:next w:val="a"/>
    <w:link w:val="10"/>
    <w:uiPriority w:val="9"/>
    <w:qFormat/>
    <w:rsid w:val="006471ED"/>
    <w:pPr>
      <w:spacing w:before="300" w:after="40"/>
      <w:jc w:val="left"/>
      <w:outlineLvl w:val="0"/>
    </w:pPr>
    <w:rPr>
      <w:smallCaps/>
      <w:spacing w:val="5"/>
      <w:sz w:val="32"/>
      <w:szCs w:val="32"/>
    </w:rPr>
  </w:style>
  <w:style w:type="paragraph" w:styleId="2">
    <w:name w:val="heading 2"/>
    <w:basedOn w:val="a"/>
    <w:next w:val="a"/>
    <w:link w:val="20"/>
    <w:uiPriority w:val="9"/>
    <w:unhideWhenUsed/>
    <w:qFormat/>
    <w:rsid w:val="006471ED"/>
    <w:pPr>
      <w:spacing w:before="240" w:after="80"/>
      <w:jc w:val="left"/>
      <w:outlineLvl w:val="1"/>
    </w:pPr>
    <w:rPr>
      <w:smallCaps/>
      <w:spacing w:val="5"/>
      <w:sz w:val="28"/>
      <w:szCs w:val="28"/>
    </w:rPr>
  </w:style>
  <w:style w:type="paragraph" w:styleId="3">
    <w:name w:val="heading 3"/>
    <w:basedOn w:val="a"/>
    <w:next w:val="a"/>
    <w:link w:val="30"/>
    <w:uiPriority w:val="9"/>
    <w:unhideWhenUsed/>
    <w:qFormat/>
    <w:rsid w:val="006471ED"/>
    <w:pPr>
      <w:spacing w:after="0"/>
      <w:jc w:val="left"/>
      <w:outlineLvl w:val="2"/>
    </w:pPr>
    <w:rPr>
      <w:smallCaps/>
      <w:spacing w:val="5"/>
      <w:sz w:val="24"/>
      <w:szCs w:val="24"/>
    </w:rPr>
  </w:style>
  <w:style w:type="paragraph" w:styleId="4">
    <w:name w:val="heading 4"/>
    <w:basedOn w:val="a"/>
    <w:next w:val="a"/>
    <w:link w:val="40"/>
    <w:uiPriority w:val="9"/>
    <w:unhideWhenUsed/>
    <w:qFormat/>
    <w:rsid w:val="006471ED"/>
    <w:pPr>
      <w:spacing w:before="240" w:after="0"/>
      <w:jc w:val="left"/>
      <w:outlineLvl w:val="3"/>
    </w:pPr>
    <w:rPr>
      <w:smallCaps/>
      <w:spacing w:val="10"/>
      <w:sz w:val="22"/>
      <w:szCs w:val="22"/>
    </w:rPr>
  </w:style>
  <w:style w:type="paragraph" w:styleId="5">
    <w:name w:val="heading 5"/>
    <w:basedOn w:val="a"/>
    <w:next w:val="a"/>
    <w:link w:val="50"/>
    <w:uiPriority w:val="9"/>
    <w:unhideWhenUsed/>
    <w:qFormat/>
    <w:rsid w:val="006471ED"/>
    <w:pPr>
      <w:spacing w:before="200" w:after="0"/>
      <w:jc w:val="left"/>
      <w:outlineLvl w:val="4"/>
    </w:pPr>
    <w:rPr>
      <w:smallCaps/>
      <w:color w:val="BF4E14" w:themeColor="accent2" w:themeShade="BF"/>
      <w:spacing w:val="10"/>
      <w:sz w:val="22"/>
      <w:szCs w:val="26"/>
    </w:rPr>
  </w:style>
  <w:style w:type="paragraph" w:styleId="6">
    <w:name w:val="heading 6"/>
    <w:basedOn w:val="a"/>
    <w:next w:val="a"/>
    <w:link w:val="60"/>
    <w:uiPriority w:val="9"/>
    <w:unhideWhenUsed/>
    <w:qFormat/>
    <w:rsid w:val="006471ED"/>
    <w:pPr>
      <w:spacing w:after="0"/>
      <w:jc w:val="left"/>
      <w:outlineLvl w:val="5"/>
    </w:pPr>
    <w:rPr>
      <w:smallCaps/>
      <w:color w:val="E97132" w:themeColor="accent2"/>
      <w:spacing w:val="5"/>
      <w:sz w:val="22"/>
    </w:rPr>
  </w:style>
  <w:style w:type="paragraph" w:styleId="7">
    <w:name w:val="heading 7"/>
    <w:basedOn w:val="a"/>
    <w:next w:val="a"/>
    <w:link w:val="70"/>
    <w:uiPriority w:val="9"/>
    <w:unhideWhenUsed/>
    <w:qFormat/>
    <w:rsid w:val="006471ED"/>
    <w:pPr>
      <w:spacing w:after="0"/>
      <w:jc w:val="left"/>
      <w:outlineLvl w:val="6"/>
    </w:pPr>
    <w:rPr>
      <w:b/>
      <w:smallCaps/>
      <w:color w:val="E97132" w:themeColor="accent2"/>
      <w:spacing w:val="10"/>
    </w:rPr>
  </w:style>
  <w:style w:type="paragraph" w:styleId="8">
    <w:name w:val="heading 8"/>
    <w:basedOn w:val="a"/>
    <w:next w:val="a"/>
    <w:link w:val="80"/>
    <w:uiPriority w:val="9"/>
    <w:unhideWhenUsed/>
    <w:qFormat/>
    <w:rsid w:val="006471ED"/>
    <w:pPr>
      <w:spacing w:after="0"/>
      <w:jc w:val="left"/>
      <w:outlineLvl w:val="7"/>
    </w:pPr>
    <w:rPr>
      <w:b/>
      <w:i/>
      <w:smallCaps/>
      <w:color w:val="BF4E14" w:themeColor="accent2" w:themeShade="BF"/>
    </w:rPr>
  </w:style>
  <w:style w:type="paragraph" w:styleId="9">
    <w:name w:val="heading 9"/>
    <w:basedOn w:val="a"/>
    <w:next w:val="a"/>
    <w:link w:val="90"/>
    <w:uiPriority w:val="9"/>
    <w:unhideWhenUsed/>
    <w:qFormat/>
    <w:rsid w:val="006471ED"/>
    <w:pPr>
      <w:spacing w:after="0"/>
      <w:jc w:val="left"/>
      <w:outlineLvl w:val="8"/>
    </w:pPr>
    <w:rPr>
      <w:b/>
      <w:i/>
      <w:smallCaps/>
      <w:color w:val="7F340D" w:themeColor="accent2"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471ED"/>
    <w:rPr>
      <w:smallCaps/>
      <w:spacing w:val="5"/>
      <w:sz w:val="32"/>
      <w:szCs w:val="32"/>
    </w:rPr>
  </w:style>
  <w:style w:type="character" w:customStyle="1" w:styleId="20">
    <w:name w:val="見出し 2 (文字)"/>
    <w:basedOn w:val="a0"/>
    <w:link w:val="2"/>
    <w:uiPriority w:val="9"/>
    <w:rsid w:val="006471ED"/>
    <w:rPr>
      <w:smallCaps/>
      <w:spacing w:val="5"/>
      <w:sz w:val="28"/>
      <w:szCs w:val="28"/>
    </w:rPr>
  </w:style>
  <w:style w:type="character" w:customStyle="1" w:styleId="30">
    <w:name w:val="見出し 3 (文字)"/>
    <w:basedOn w:val="a0"/>
    <w:link w:val="3"/>
    <w:uiPriority w:val="9"/>
    <w:rsid w:val="006471ED"/>
    <w:rPr>
      <w:smallCaps/>
      <w:spacing w:val="5"/>
      <w:sz w:val="24"/>
      <w:szCs w:val="24"/>
    </w:rPr>
  </w:style>
  <w:style w:type="character" w:customStyle="1" w:styleId="40">
    <w:name w:val="見出し 4 (文字)"/>
    <w:basedOn w:val="a0"/>
    <w:link w:val="4"/>
    <w:uiPriority w:val="9"/>
    <w:rsid w:val="006471ED"/>
    <w:rPr>
      <w:smallCaps/>
      <w:spacing w:val="10"/>
      <w:sz w:val="22"/>
      <w:szCs w:val="22"/>
    </w:rPr>
  </w:style>
  <w:style w:type="character" w:customStyle="1" w:styleId="50">
    <w:name w:val="見出し 5 (文字)"/>
    <w:basedOn w:val="a0"/>
    <w:link w:val="5"/>
    <w:uiPriority w:val="9"/>
    <w:rsid w:val="006471ED"/>
    <w:rPr>
      <w:smallCaps/>
      <w:color w:val="BF4E14" w:themeColor="accent2" w:themeShade="BF"/>
      <w:spacing w:val="10"/>
      <w:sz w:val="22"/>
      <w:szCs w:val="26"/>
    </w:rPr>
  </w:style>
  <w:style w:type="character" w:customStyle="1" w:styleId="60">
    <w:name w:val="見出し 6 (文字)"/>
    <w:basedOn w:val="a0"/>
    <w:link w:val="6"/>
    <w:uiPriority w:val="9"/>
    <w:rsid w:val="006471ED"/>
    <w:rPr>
      <w:smallCaps/>
      <w:color w:val="E97132" w:themeColor="accent2"/>
      <w:spacing w:val="5"/>
      <w:sz w:val="22"/>
    </w:rPr>
  </w:style>
  <w:style w:type="character" w:customStyle="1" w:styleId="70">
    <w:name w:val="見出し 7 (文字)"/>
    <w:basedOn w:val="a0"/>
    <w:link w:val="7"/>
    <w:uiPriority w:val="9"/>
    <w:rsid w:val="006471ED"/>
    <w:rPr>
      <w:b/>
      <w:smallCaps/>
      <w:color w:val="E97132" w:themeColor="accent2"/>
      <w:spacing w:val="10"/>
    </w:rPr>
  </w:style>
  <w:style w:type="character" w:customStyle="1" w:styleId="80">
    <w:name w:val="見出し 8 (文字)"/>
    <w:basedOn w:val="a0"/>
    <w:link w:val="8"/>
    <w:uiPriority w:val="9"/>
    <w:rsid w:val="006471ED"/>
    <w:rPr>
      <w:b/>
      <w:i/>
      <w:smallCaps/>
      <w:color w:val="BF4E14" w:themeColor="accent2" w:themeShade="BF"/>
    </w:rPr>
  </w:style>
  <w:style w:type="character" w:customStyle="1" w:styleId="90">
    <w:name w:val="見出し 9 (文字)"/>
    <w:basedOn w:val="a0"/>
    <w:link w:val="9"/>
    <w:uiPriority w:val="9"/>
    <w:rsid w:val="006471ED"/>
    <w:rPr>
      <w:b/>
      <w:i/>
      <w:smallCaps/>
      <w:color w:val="7F340D" w:themeColor="accent2" w:themeShade="7F"/>
    </w:rPr>
  </w:style>
  <w:style w:type="character" w:customStyle="1" w:styleId="a3">
    <w:name w:val="表題 (文字)"/>
    <w:basedOn w:val="a0"/>
    <w:link w:val="a4"/>
    <w:uiPriority w:val="10"/>
    <w:rsid w:val="006471ED"/>
    <w:rPr>
      <w:smallCaps/>
      <w:sz w:val="48"/>
      <w:szCs w:val="48"/>
    </w:rPr>
  </w:style>
  <w:style w:type="paragraph" w:styleId="a4">
    <w:name w:val="Title"/>
    <w:basedOn w:val="a"/>
    <w:next w:val="a"/>
    <w:link w:val="a3"/>
    <w:uiPriority w:val="10"/>
    <w:qFormat/>
    <w:rsid w:val="006471ED"/>
    <w:pPr>
      <w:pBdr>
        <w:top w:val="single" w:sz="12" w:space="1" w:color="E97132" w:themeColor="accent2"/>
      </w:pBdr>
      <w:spacing w:line="240" w:lineRule="auto"/>
      <w:jc w:val="right"/>
    </w:pPr>
    <w:rPr>
      <w:smallCaps/>
      <w:sz w:val="48"/>
      <w:szCs w:val="48"/>
    </w:rPr>
  </w:style>
  <w:style w:type="character" w:customStyle="1" w:styleId="a5">
    <w:name w:val="副題 (文字)"/>
    <w:basedOn w:val="a0"/>
    <w:link w:val="a6"/>
    <w:uiPriority w:val="11"/>
    <w:rsid w:val="006471ED"/>
    <w:rPr>
      <w:rFonts w:asciiTheme="majorHAnsi" w:eastAsiaTheme="majorEastAsia" w:hAnsiTheme="majorHAnsi" w:cstheme="majorBidi"/>
      <w:szCs w:val="22"/>
    </w:rPr>
  </w:style>
  <w:style w:type="paragraph" w:styleId="a6">
    <w:name w:val="Subtitle"/>
    <w:basedOn w:val="a"/>
    <w:next w:val="a"/>
    <w:link w:val="a5"/>
    <w:uiPriority w:val="11"/>
    <w:qFormat/>
    <w:rsid w:val="006471ED"/>
    <w:pPr>
      <w:spacing w:after="720" w:line="240" w:lineRule="auto"/>
      <w:jc w:val="right"/>
    </w:pPr>
    <w:rPr>
      <w:rFonts w:asciiTheme="majorHAnsi" w:eastAsiaTheme="majorEastAsia" w:hAnsiTheme="majorHAnsi" w:cstheme="majorBidi"/>
      <w:szCs w:val="22"/>
    </w:rPr>
  </w:style>
  <w:style w:type="character" w:styleId="21">
    <w:name w:val="Intense Emphasis"/>
    <w:uiPriority w:val="21"/>
    <w:qFormat/>
    <w:rsid w:val="006471ED"/>
    <w:rPr>
      <w:b/>
      <w:i/>
      <w:color w:val="E97132" w:themeColor="accent2"/>
      <w:spacing w:val="10"/>
    </w:rPr>
  </w:style>
  <w:style w:type="character" w:customStyle="1" w:styleId="a7">
    <w:name w:val="引用文 (文字)"/>
    <w:basedOn w:val="a0"/>
    <w:link w:val="a8"/>
    <w:uiPriority w:val="29"/>
    <w:rsid w:val="006471ED"/>
    <w:rPr>
      <w:i/>
    </w:rPr>
  </w:style>
  <w:style w:type="paragraph" w:styleId="a8">
    <w:name w:val="Quote"/>
    <w:basedOn w:val="a"/>
    <w:next w:val="a"/>
    <w:link w:val="a7"/>
    <w:uiPriority w:val="29"/>
    <w:qFormat/>
    <w:rsid w:val="006471ED"/>
    <w:rPr>
      <w:i/>
    </w:rPr>
  </w:style>
  <w:style w:type="character" w:customStyle="1" w:styleId="22">
    <w:name w:val="引用文 2 (文字)"/>
    <w:basedOn w:val="a0"/>
    <w:link w:val="23"/>
    <w:uiPriority w:val="30"/>
    <w:rsid w:val="006471ED"/>
    <w:rPr>
      <w:b/>
      <w:i/>
      <w:color w:val="FFFFFF" w:themeColor="background1"/>
      <w:shd w:val="clear" w:color="auto" w:fill="E97132" w:themeFill="accent2"/>
    </w:rPr>
  </w:style>
  <w:style w:type="paragraph" w:styleId="23">
    <w:name w:val="Intense Quote"/>
    <w:basedOn w:val="a"/>
    <w:next w:val="a"/>
    <w:link w:val="22"/>
    <w:uiPriority w:val="30"/>
    <w:qFormat/>
    <w:rsid w:val="006471ED"/>
    <w:pPr>
      <w:pBdr>
        <w:top w:val="single" w:sz="8" w:space="10" w:color="BF4E14" w:themeColor="accent2" w:themeShade="BF"/>
        <w:left w:val="single" w:sz="8" w:space="10" w:color="BF4E14" w:themeColor="accent2" w:themeShade="BF"/>
        <w:bottom w:val="single" w:sz="8" w:space="10" w:color="BF4E14" w:themeColor="accent2" w:themeShade="BF"/>
        <w:right w:val="single" w:sz="8" w:space="10" w:color="BF4E14" w:themeColor="accent2" w:themeShade="BF"/>
      </w:pBdr>
      <w:shd w:val="clear" w:color="auto" w:fill="E97132" w:themeFill="accent2"/>
      <w:spacing w:before="140" w:after="140"/>
      <w:ind w:left="1440" w:right="1440"/>
    </w:pPr>
    <w:rPr>
      <w:b/>
      <w:i/>
      <w:color w:val="FFFFFF" w:themeColor="background1"/>
    </w:rPr>
  </w:style>
  <w:style w:type="character" w:styleId="24">
    <w:name w:val="Intense Reference"/>
    <w:uiPriority w:val="32"/>
    <w:qFormat/>
    <w:rsid w:val="006471ED"/>
    <w:rPr>
      <w:b/>
      <w:bCs/>
      <w:smallCaps/>
      <w:spacing w:val="5"/>
      <w:sz w:val="22"/>
      <w:szCs w:val="22"/>
      <w:u w:val="single"/>
    </w:rPr>
  </w:style>
  <w:style w:type="paragraph" w:styleId="a9">
    <w:name w:val="List Paragraph"/>
    <w:basedOn w:val="a"/>
    <w:uiPriority w:val="34"/>
    <w:qFormat/>
    <w:rsid w:val="006471ED"/>
    <w:pPr>
      <w:ind w:left="720"/>
      <w:contextualSpacing/>
    </w:pPr>
  </w:style>
  <w:style w:type="paragraph" w:styleId="aa">
    <w:name w:val="caption"/>
    <w:basedOn w:val="a"/>
    <w:next w:val="a"/>
    <w:uiPriority w:val="35"/>
    <w:semiHidden/>
    <w:unhideWhenUsed/>
    <w:qFormat/>
    <w:rsid w:val="006471ED"/>
    <w:rPr>
      <w:b/>
      <w:bCs/>
      <w:caps/>
      <w:sz w:val="16"/>
      <w:szCs w:val="18"/>
    </w:rPr>
  </w:style>
  <w:style w:type="character" w:styleId="ab">
    <w:name w:val="Strong"/>
    <w:uiPriority w:val="22"/>
    <w:qFormat/>
    <w:rsid w:val="006471ED"/>
    <w:rPr>
      <w:b/>
      <w:color w:val="E97132" w:themeColor="accent2"/>
    </w:rPr>
  </w:style>
  <w:style w:type="character" w:styleId="ac">
    <w:name w:val="Emphasis"/>
    <w:uiPriority w:val="20"/>
    <w:qFormat/>
    <w:rsid w:val="006471ED"/>
    <w:rPr>
      <w:b/>
      <w:i/>
      <w:spacing w:val="10"/>
    </w:rPr>
  </w:style>
  <w:style w:type="paragraph" w:styleId="ad">
    <w:name w:val="No Spacing"/>
    <w:basedOn w:val="a"/>
    <w:link w:val="ae"/>
    <w:uiPriority w:val="1"/>
    <w:qFormat/>
    <w:rsid w:val="006471ED"/>
    <w:pPr>
      <w:spacing w:after="0" w:line="240" w:lineRule="auto"/>
    </w:pPr>
  </w:style>
  <w:style w:type="character" w:customStyle="1" w:styleId="ae">
    <w:name w:val="行間詰め (文字)"/>
    <w:basedOn w:val="a0"/>
    <w:link w:val="ad"/>
    <w:uiPriority w:val="1"/>
    <w:rsid w:val="006471ED"/>
  </w:style>
  <w:style w:type="character" w:styleId="af">
    <w:name w:val="Subtle Emphasis"/>
    <w:uiPriority w:val="19"/>
    <w:qFormat/>
    <w:rsid w:val="006471ED"/>
    <w:rPr>
      <w:i/>
    </w:rPr>
  </w:style>
  <w:style w:type="character" w:styleId="af0">
    <w:name w:val="Subtle Reference"/>
    <w:uiPriority w:val="31"/>
    <w:qFormat/>
    <w:rsid w:val="006471ED"/>
    <w:rPr>
      <w:b/>
    </w:rPr>
  </w:style>
  <w:style w:type="character" w:styleId="af1">
    <w:name w:val="Book Title"/>
    <w:uiPriority w:val="33"/>
    <w:qFormat/>
    <w:rsid w:val="006471ED"/>
    <w:rPr>
      <w:rFonts w:asciiTheme="majorHAnsi" w:eastAsiaTheme="majorEastAsia" w:hAnsiTheme="majorHAnsi" w:cstheme="majorBidi"/>
      <w:i/>
      <w:iCs/>
      <w:sz w:val="20"/>
      <w:szCs w:val="20"/>
    </w:rPr>
  </w:style>
  <w:style w:type="paragraph" w:styleId="af2">
    <w:name w:val="TOC Heading"/>
    <w:basedOn w:val="1"/>
    <w:next w:val="a"/>
    <w:uiPriority w:val="39"/>
    <w:semiHidden/>
    <w:unhideWhenUsed/>
    <w:qFormat/>
    <w:rsid w:val="006471ED"/>
    <w:pPr>
      <w:outlineLvl w:val="9"/>
    </w:pPr>
  </w:style>
  <w:style w:type="table" w:styleId="af3">
    <w:name w:val="Table Grid"/>
    <w:basedOn w:val="a1"/>
    <w:uiPriority w:val="39"/>
    <w:rsid w:val="00480A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footnote text"/>
    <w:basedOn w:val="a"/>
    <w:link w:val="af5"/>
    <w:uiPriority w:val="99"/>
    <w:semiHidden/>
    <w:unhideWhenUsed/>
    <w:rsid w:val="009450AE"/>
    <w:pPr>
      <w:snapToGrid w:val="0"/>
    </w:pPr>
  </w:style>
  <w:style w:type="character" w:customStyle="1" w:styleId="af5">
    <w:name w:val="脚注文字列 (文字)"/>
    <w:basedOn w:val="a0"/>
    <w:link w:val="af4"/>
    <w:uiPriority w:val="99"/>
    <w:semiHidden/>
    <w:rsid w:val="009450AE"/>
    <w:rPr>
      <w:sz w:val="20"/>
      <w:szCs w:val="20"/>
    </w:rPr>
  </w:style>
  <w:style w:type="character" w:styleId="af6">
    <w:name w:val="footnote reference"/>
    <w:basedOn w:val="a0"/>
    <w:uiPriority w:val="99"/>
    <w:semiHidden/>
    <w:unhideWhenUsed/>
    <w:rsid w:val="009450AE"/>
    <w:rPr>
      <w:vertAlign w:val="superscript"/>
    </w:rPr>
  </w:style>
  <w:style w:type="character" w:styleId="af7">
    <w:name w:val="Hyperlink"/>
    <w:basedOn w:val="a0"/>
    <w:uiPriority w:val="99"/>
    <w:unhideWhenUsed/>
    <w:rsid w:val="009450AE"/>
    <w:rPr>
      <w:color w:val="467886" w:themeColor="hyperlink"/>
      <w:u w:val="single"/>
    </w:rPr>
  </w:style>
  <w:style w:type="character" w:styleId="af8">
    <w:name w:val="Unresolved Mention"/>
    <w:basedOn w:val="a0"/>
    <w:uiPriority w:val="99"/>
    <w:semiHidden/>
    <w:unhideWhenUsed/>
    <w:rsid w:val="009450AE"/>
    <w:rPr>
      <w:color w:val="605E5C"/>
      <w:shd w:val="clear" w:color="auto" w:fill="E1DFDD"/>
    </w:rPr>
  </w:style>
  <w:style w:type="character" w:styleId="af9">
    <w:name w:val="FollowedHyperlink"/>
    <w:basedOn w:val="a0"/>
    <w:uiPriority w:val="99"/>
    <w:semiHidden/>
    <w:unhideWhenUsed/>
    <w:rsid w:val="009A625B"/>
    <w:rPr>
      <w:color w:val="96607D" w:themeColor="followedHyperlink"/>
      <w:u w:val="single"/>
    </w:rPr>
  </w:style>
  <w:style w:type="paragraph" w:styleId="afa">
    <w:name w:val="header"/>
    <w:basedOn w:val="a"/>
    <w:link w:val="afb"/>
    <w:uiPriority w:val="99"/>
    <w:semiHidden/>
    <w:unhideWhenUsed/>
    <w:rsid w:val="002275CC"/>
    <w:pPr>
      <w:tabs>
        <w:tab w:val="center" w:pos="4252"/>
        <w:tab w:val="right" w:pos="8504"/>
      </w:tabs>
      <w:snapToGrid w:val="0"/>
    </w:pPr>
  </w:style>
  <w:style w:type="character" w:customStyle="1" w:styleId="afb">
    <w:name w:val="ヘッダー (文字)"/>
    <w:basedOn w:val="a0"/>
    <w:link w:val="afa"/>
    <w:uiPriority w:val="99"/>
    <w:semiHidden/>
    <w:rsid w:val="002275CC"/>
  </w:style>
  <w:style w:type="paragraph" w:styleId="afc">
    <w:name w:val="footer"/>
    <w:basedOn w:val="a"/>
    <w:link w:val="afd"/>
    <w:uiPriority w:val="99"/>
    <w:semiHidden/>
    <w:unhideWhenUsed/>
    <w:rsid w:val="002275CC"/>
    <w:pPr>
      <w:tabs>
        <w:tab w:val="center" w:pos="4252"/>
        <w:tab w:val="right" w:pos="8504"/>
      </w:tabs>
      <w:snapToGrid w:val="0"/>
    </w:pPr>
  </w:style>
  <w:style w:type="character" w:customStyle="1" w:styleId="afd">
    <w:name w:val="フッター (文字)"/>
    <w:basedOn w:val="a0"/>
    <w:link w:val="afc"/>
    <w:uiPriority w:val="99"/>
    <w:semiHidden/>
    <w:rsid w:val="00227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xample.com"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90" Type="http://schemas.openxmlformats.org/officeDocument/2006/relationships/comments" Target="comments.xml"/><Relationship Id="rId91" Type="http://schemas.microsoft.com/office/2011/relationships/commentsExtended" Target="commentsExtended.xml"/><Relationship Id="rId9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149CC-152F-164F-A765-30525A20F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912</Words>
  <Characters>4446</Characters>
  <Application>Microsoft Office Word</Application>
  <DocSecurity>0</DocSecurity>
  <Lines>134</Lines>
  <Paragraphs>83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5275</CharactersWithSpaces>
  <SharedDoc>false</SharedDoc>
  <HLinks>
    <vt:vector size="6" baseType="variant">
      <vt:variant>
        <vt:i4>393311</vt:i4>
      </vt:variant>
      <vt:variant>
        <vt:i4>0</vt:i4>
      </vt:variant>
      <vt:variant>
        <vt:i4>0</vt:i4>
      </vt:variant>
      <vt:variant>
        <vt:i4>5</vt:i4>
      </vt:variant>
      <vt:variant>
        <vt:lpwstr>https://example.com/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3</cp:revision>
  <dc:creator>@silurus/ooxml</dc:creator>
  <cp:lastModifiedBy>@silurus/ooxml</cp:lastModifiedBy>
  <dcterms:created xsi:type="dcterms:W3CDTF">2026-08-20T09:00:00Z</dcterms:created>
  <dcterms:modified xsi:type="dcterms:W3CDTF">2026-08-22T09:30:00Z</dcterms:modified>
</cp:coreProperties>
</file>